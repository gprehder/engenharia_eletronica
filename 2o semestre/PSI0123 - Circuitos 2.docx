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F8426" w14:textId="77777777" w:rsidR="00691CA6" w:rsidRDefault="00691CA6">
      <w:pPr>
        <w:pBdr>
          <w:top w:val="nil"/>
          <w:left w:val="nil"/>
          <w:bottom w:val="nil"/>
          <w:right w:val="nil"/>
          <w:between w:val="nil"/>
        </w:pBdr>
        <w:spacing w:line="276" w:lineRule="auto"/>
        <w:rPr>
          <w:rFonts w:ascii="Arial" w:eastAsia="Arial" w:hAnsi="Arial" w:cs="Arial"/>
          <w:color w:val="000000"/>
        </w:rPr>
      </w:pPr>
    </w:p>
    <w:tbl>
      <w:tblPr>
        <w:tblStyle w:val="a1"/>
        <w:tblW w:w="9300" w:type="dxa"/>
        <w:tblInd w:w="-234" w:type="dxa"/>
        <w:tblLayout w:type="fixed"/>
        <w:tblLook w:val="0400" w:firstRow="0" w:lastRow="0" w:firstColumn="0" w:lastColumn="0" w:noHBand="0" w:noVBand="1"/>
      </w:tblPr>
      <w:tblGrid>
        <w:gridCol w:w="2250"/>
        <w:gridCol w:w="1140"/>
        <w:gridCol w:w="4440"/>
        <w:gridCol w:w="570"/>
        <w:gridCol w:w="900"/>
      </w:tblGrid>
      <w:tr w:rsidR="00691CA6" w14:paraId="2E86BC96" w14:textId="77777777">
        <w:trPr>
          <w:cantSplit/>
        </w:trPr>
        <w:tc>
          <w:tcPr>
            <w:tcW w:w="2250" w:type="dxa"/>
            <w:tcBorders>
              <w:top w:val="single" w:sz="18" w:space="0" w:color="000000"/>
              <w:left w:val="single" w:sz="18" w:space="0" w:color="000000"/>
              <w:bottom w:val="single" w:sz="18" w:space="0" w:color="000000"/>
            </w:tcBorders>
            <w:tcMar>
              <w:top w:w="0" w:type="dxa"/>
              <w:left w:w="28" w:type="dxa"/>
              <w:bottom w:w="0" w:type="dxa"/>
              <w:right w:w="28" w:type="dxa"/>
            </w:tcMar>
            <w:vAlign w:val="center"/>
          </w:tcPr>
          <w:p w14:paraId="5F9D5409" w14:textId="77777777" w:rsidR="00691CA6" w:rsidRDefault="00B86625">
            <w:pPr>
              <w:widowControl/>
              <w:pBdr>
                <w:top w:val="nil"/>
                <w:left w:val="nil"/>
                <w:bottom w:val="nil"/>
                <w:right w:val="nil"/>
                <w:between w:val="nil"/>
              </w:pBdr>
              <w:ind w:firstLine="141"/>
              <w:rPr>
                <w:rFonts w:ascii="Arial" w:eastAsia="Arial" w:hAnsi="Arial" w:cs="Arial"/>
                <w:color w:val="000000"/>
              </w:rPr>
            </w:pPr>
            <w:r>
              <w:rPr>
                <w:rFonts w:ascii="Arial" w:eastAsia="Arial" w:hAnsi="Arial" w:cs="Arial"/>
              </w:rPr>
              <w:t xml:space="preserve">1.  Código / </w:t>
            </w:r>
            <w:proofErr w:type="spellStart"/>
            <w:r>
              <w:rPr>
                <w:rFonts w:ascii="Arial" w:eastAsia="Arial" w:hAnsi="Arial" w:cs="Arial"/>
              </w:rPr>
              <w:t>Code</w:t>
            </w:r>
            <w:proofErr w:type="spellEnd"/>
          </w:p>
        </w:tc>
        <w:tc>
          <w:tcPr>
            <w:tcW w:w="1140" w:type="dxa"/>
            <w:tcBorders>
              <w:top w:val="single" w:sz="18" w:space="0" w:color="000000"/>
              <w:left w:val="single" w:sz="4" w:space="0" w:color="000000"/>
              <w:bottom w:val="single" w:sz="18" w:space="0" w:color="000000"/>
            </w:tcBorders>
            <w:tcMar>
              <w:top w:w="0" w:type="dxa"/>
              <w:left w:w="28" w:type="dxa"/>
              <w:bottom w:w="0" w:type="dxa"/>
              <w:right w:w="28" w:type="dxa"/>
            </w:tcMar>
            <w:vAlign w:val="center"/>
          </w:tcPr>
          <w:p w14:paraId="31ADB9E2" w14:textId="77777777" w:rsidR="00691CA6" w:rsidRDefault="00B86625">
            <w:pPr>
              <w:jc w:val="center"/>
              <w:rPr>
                <w:rFonts w:ascii="Arial" w:eastAsia="Arial" w:hAnsi="Arial" w:cs="Arial"/>
                <w:color w:val="000000"/>
                <w:sz w:val="18"/>
                <w:szCs w:val="18"/>
              </w:rPr>
            </w:pPr>
            <w:r>
              <w:rPr>
                <w:rFonts w:ascii="Arial" w:eastAsia="Arial" w:hAnsi="Arial" w:cs="Arial"/>
                <w:color w:val="000000"/>
                <w:sz w:val="18"/>
                <w:szCs w:val="18"/>
              </w:rPr>
              <w:t>PSI0124</w:t>
            </w:r>
          </w:p>
        </w:tc>
        <w:tc>
          <w:tcPr>
            <w:tcW w:w="4440" w:type="dxa"/>
            <w:tcBorders>
              <w:top w:val="single" w:sz="18" w:space="0" w:color="000000"/>
              <w:left w:val="single" w:sz="4" w:space="0" w:color="000000"/>
              <w:bottom w:val="single" w:sz="18" w:space="0" w:color="000000"/>
            </w:tcBorders>
            <w:tcMar>
              <w:top w:w="0" w:type="dxa"/>
              <w:left w:w="28" w:type="dxa"/>
              <w:bottom w:w="0" w:type="dxa"/>
              <w:right w:w="28" w:type="dxa"/>
            </w:tcMar>
          </w:tcPr>
          <w:p w14:paraId="70C0E585" w14:textId="77777777" w:rsidR="00691CA6" w:rsidRDefault="00B86625">
            <w:pPr>
              <w:widowControl/>
              <w:pBdr>
                <w:top w:val="nil"/>
                <w:left w:val="nil"/>
                <w:bottom w:val="nil"/>
                <w:right w:val="nil"/>
                <w:between w:val="nil"/>
              </w:pBdr>
              <w:jc w:val="center"/>
              <w:rPr>
                <w:rFonts w:ascii="Arial" w:eastAsia="Arial" w:hAnsi="Arial" w:cs="Arial"/>
                <w:smallCaps/>
                <w:color w:val="000000"/>
              </w:rPr>
            </w:pPr>
            <w:r>
              <w:rPr>
                <w:rFonts w:ascii="Arial" w:eastAsia="Arial" w:hAnsi="Arial" w:cs="Arial"/>
                <w:smallCaps/>
                <w:color w:val="000000"/>
              </w:rPr>
              <w:t>Programa Completo de Disciplina</w:t>
            </w:r>
          </w:p>
          <w:p w14:paraId="33321807" w14:textId="77777777" w:rsidR="00691CA6" w:rsidRDefault="00B86625">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 xml:space="preserve">Complete Discipline </w:t>
            </w:r>
            <w:proofErr w:type="spellStart"/>
            <w:r>
              <w:rPr>
                <w:rFonts w:ascii="Arial" w:eastAsia="Arial" w:hAnsi="Arial" w:cs="Arial"/>
                <w:i/>
                <w:color w:val="000000"/>
              </w:rPr>
              <w:t>Program</w:t>
            </w:r>
            <w:proofErr w:type="spellEnd"/>
          </w:p>
        </w:tc>
        <w:tc>
          <w:tcPr>
            <w:tcW w:w="570" w:type="dxa"/>
            <w:tcBorders>
              <w:top w:val="single" w:sz="18" w:space="0" w:color="000000"/>
              <w:left w:val="single" w:sz="4" w:space="0" w:color="000000"/>
              <w:bottom w:val="single" w:sz="18" w:space="0" w:color="000000"/>
            </w:tcBorders>
            <w:tcMar>
              <w:top w:w="0" w:type="dxa"/>
              <w:left w:w="28" w:type="dxa"/>
              <w:bottom w:w="0" w:type="dxa"/>
              <w:right w:w="28" w:type="dxa"/>
            </w:tcMar>
          </w:tcPr>
          <w:p w14:paraId="23D08FFF" w14:textId="77777777" w:rsidR="00691CA6" w:rsidRDefault="00B86625">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Ano</w:t>
            </w:r>
          </w:p>
          <w:p w14:paraId="1331001B" w14:textId="77777777" w:rsidR="00691CA6" w:rsidRDefault="00B86625">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Year</w:t>
            </w:r>
          </w:p>
        </w:tc>
        <w:tc>
          <w:tcPr>
            <w:tcW w:w="900" w:type="dxa"/>
            <w:tcBorders>
              <w:top w:val="single" w:sz="18" w:space="0" w:color="000000"/>
              <w:left w:val="single" w:sz="4" w:space="0" w:color="000000"/>
              <w:bottom w:val="single" w:sz="18" w:space="0" w:color="000000"/>
              <w:right w:val="single" w:sz="18" w:space="0" w:color="000000"/>
            </w:tcBorders>
            <w:tcMar>
              <w:top w:w="0" w:type="dxa"/>
              <w:left w:w="28" w:type="dxa"/>
              <w:bottom w:w="0" w:type="dxa"/>
              <w:right w:w="28" w:type="dxa"/>
            </w:tcMar>
            <w:vAlign w:val="center"/>
          </w:tcPr>
          <w:p w14:paraId="59DDD6D0" w14:textId="04898372" w:rsidR="00691CA6" w:rsidRDefault="00B86625">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202</w:t>
            </w:r>
            <w:r w:rsidR="00E30D85">
              <w:rPr>
                <w:rFonts w:ascii="Arial" w:eastAsia="Arial" w:hAnsi="Arial" w:cs="Arial"/>
                <w:b/>
                <w:color w:val="000000"/>
              </w:rPr>
              <w:t>6</w:t>
            </w:r>
          </w:p>
        </w:tc>
      </w:tr>
    </w:tbl>
    <w:p w14:paraId="01FD83DD" w14:textId="77777777" w:rsidR="00691CA6" w:rsidRDefault="00691CA6">
      <w:pPr>
        <w:widowControl/>
        <w:pBdr>
          <w:top w:val="nil"/>
          <w:left w:val="nil"/>
          <w:bottom w:val="nil"/>
          <w:right w:val="nil"/>
          <w:between w:val="nil"/>
        </w:pBdr>
        <w:jc w:val="both"/>
        <w:rPr>
          <w:rFonts w:ascii="Arial" w:eastAsia="Arial" w:hAnsi="Arial" w:cs="Arial"/>
          <w:color w:val="000000"/>
        </w:rPr>
      </w:pPr>
    </w:p>
    <w:tbl>
      <w:tblPr>
        <w:tblStyle w:val="a2"/>
        <w:tblW w:w="9331" w:type="dxa"/>
        <w:tblInd w:w="-214" w:type="dxa"/>
        <w:tblLayout w:type="fixed"/>
        <w:tblLook w:val="0400" w:firstRow="0" w:lastRow="0" w:firstColumn="0" w:lastColumn="0" w:noHBand="0" w:noVBand="1"/>
      </w:tblPr>
      <w:tblGrid>
        <w:gridCol w:w="533"/>
        <w:gridCol w:w="957"/>
        <w:gridCol w:w="319"/>
        <w:gridCol w:w="425"/>
        <w:gridCol w:w="426"/>
        <w:gridCol w:w="282"/>
        <w:gridCol w:w="1561"/>
        <w:gridCol w:w="1983"/>
        <w:gridCol w:w="2845"/>
      </w:tblGrid>
      <w:tr w:rsidR="00691CA6" w14:paraId="422BCF36" w14:textId="77777777">
        <w:trPr>
          <w:cantSplit/>
        </w:trPr>
        <w:tc>
          <w:tcPr>
            <w:tcW w:w="2234" w:type="dxa"/>
            <w:gridSpan w:val="4"/>
            <w:tcBorders>
              <w:top w:val="single" w:sz="18" w:space="0" w:color="000000"/>
              <w:left w:val="single" w:sz="18" w:space="0" w:color="000000"/>
            </w:tcBorders>
            <w:tcMar>
              <w:top w:w="0" w:type="dxa"/>
              <w:left w:w="108" w:type="dxa"/>
              <w:bottom w:w="0" w:type="dxa"/>
              <w:right w:w="108" w:type="dxa"/>
            </w:tcMar>
          </w:tcPr>
          <w:p w14:paraId="75B85FB1" w14:textId="77777777" w:rsidR="00691CA6" w:rsidRDefault="00B86625">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2</w:t>
            </w:r>
            <w:r>
              <w:rPr>
                <w:rFonts w:ascii="Arial" w:eastAsia="Arial" w:hAnsi="Arial" w:cs="Arial"/>
              </w:rPr>
              <w:t xml:space="preserve">. </w:t>
            </w:r>
            <w:r>
              <w:rPr>
                <w:rFonts w:ascii="Arial" w:eastAsia="Arial" w:hAnsi="Arial" w:cs="Arial"/>
                <w:color w:val="000000"/>
              </w:rPr>
              <w:t>Nome da Disciplina</w:t>
            </w:r>
          </w:p>
        </w:tc>
        <w:tc>
          <w:tcPr>
            <w:tcW w:w="7097" w:type="dxa"/>
            <w:gridSpan w:val="5"/>
            <w:tcBorders>
              <w:top w:val="single" w:sz="18" w:space="0" w:color="000000"/>
              <w:left w:val="single" w:sz="4" w:space="0" w:color="000000"/>
              <w:right w:val="single" w:sz="18" w:space="0" w:color="000000"/>
            </w:tcBorders>
            <w:tcMar>
              <w:top w:w="0" w:type="dxa"/>
              <w:left w:w="108" w:type="dxa"/>
              <w:bottom w:w="0" w:type="dxa"/>
              <w:right w:w="108" w:type="dxa"/>
            </w:tcMar>
          </w:tcPr>
          <w:p w14:paraId="3D3C022A" w14:textId="0D162637" w:rsidR="00691CA6" w:rsidRDefault="00B86625">
            <w:pPr>
              <w:widowControl/>
              <w:rPr>
                <w:rFonts w:ascii="Arial" w:eastAsia="Arial" w:hAnsi="Arial" w:cs="Arial"/>
                <w:b/>
              </w:rPr>
            </w:pPr>
            <w:r>
              <w:rPr>
                <w:rFonts w:ascii="Arial" w:eastAsia="Arial" w:hAnsi="Arial" w:cs="Arial"/>
                <w:b/>
              </w:rPr>
              <w:t xml:space="preserve">Circuitos </w:t>
            </w:r>
            <w:r w:rsidR="001E2FA7">
              <w:rPr>
                <w:rFonts w:ascii="Arial" w:eastAsia="Arial" w:hAnsi="Arial" w:cs="Arial"/>
                <w:b/>
              </w:rPr>
              <w:t xml:space="preserve">Elétricos </w:t>
            </w:r>
            <w:r>
              <w:rPr>
                <w:rFonts w:ascii="Arial" w:eastAsia="Arial" w:hAnsi="Arial" w:cs="Arial"/>
                <w:b/>
              </w:rPr>
              <w:t xml:space="preserve">2   /  </w:t>
            </w:r>
            <w:r w:rsidR="001E2FA7" w:rsidRPr="001E2FA7">
              <w:rPr>
                <w:rFonts w:ascii="Arial" w:eastAsia="Arial" w:hAnsi="Arial" w:cs="Arial"/>
                <w:b/>
                <w:i/>
                <w:iCs/>
              </w:rPr>
              <w:t>Electric</w:t>
            </w:r>
            <w:r w:rsidR="001E2FA7">
              <w:rPr>
                <w:rFonts w:ascii="Arial" w:eastAsia="Arial" w:hAnsi="Arial" w:cs="Arial"/>
                <w:b/>
              </w:rPr>
              <w:t xml:space="preserve"> </w:t>
            </w:r>
            <w:proofErr w:type="spellStart"/>
            <w:r>
              <w:rPr>
                <w:rFonts w:ascii="Arial" w:eastAsia="Arial" w:hAnsi="Arial" w:cs="Arial"/>
                <w:b/>
                <w:i/>
              </w:rPr>
              <w:t>Circuits</w:t>
            </w:r>
            <w:proofErr w:type="spellEnd"/>
            <w:r>
              <w:rPr>
                <w:rFonts w:ascii="Arial" w:eastAsia="Arial" w:hAnsi="Arial" w:cs="Arial"/>
                <w:b/>
                <w:i/>
              </w:rPr>
              <w:t xml:space="preserve"> 2</w:t>
            </w:r>
          </w:p>
        </w:tc>
      </w:tr>
      <w:tr w:rsidR="00691CA6" w14:paraId="175626E2" w14:textId="77777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25B92F2C" w14:textId="77777777" w:rsidR="00691CA6" w:rsidRDefault="00B86625">
            <w:pPr>
              <w:widowControl/>
              <w:pBdr>
                <w:top w:val="nil"/>
                <w:left w:val="nil"/>
                <w:bottom w:val="nil"/>
                <w:right w:val="nil"/>
                <w:between w:val="nil"/>
              </w:pBdr>
              <w:rPr>
                <w:rFonts w:ascii="Arial" w:eastAsia="Arial" w:hAnsi="Arial" w:cs="Arial"/>
              </w:rPr>
            </w:pPr>
            <w:r>
              <w:rPr>
                <w:rFonts w:ascii="Arial" w:eastAsia="Arial" w:hAnsi="Arial" w:cs="Arial"/>
              </w:rPr>
              <w:t xml:space="preserve">3. Créditos / </w:t>
            </w:r>
            <w:proofErr w:type="spellStart"/>
            <w:r>
              <w:rPr>
                <w:rFonts w:ascii="Arial" w:eastAsia="Arial" w:hAnsi="Arial" w:cs="Arial"/>
              </w:rPr>
              <w:t>Credits</w:t>
            </w:r>
            <w:proofErr w:type="spellEnd"/>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4C537BAF" w14:textId="1249DBB6" w:rsidR="00691CA6" w:rsidRPr="00F862B3" w:rsidRDefault="00F862B3">
            <w:pPr>
              <w:widowControl/>
              <w:jc w:val="center"/>
              <w:rPr>
                <w:rFonts w:ascii="Arial" w:eastAsia="Arial" w:hAnsi="Arial" w:cs="Arial"/>
                <w:b/>
              </w:rPr>
            </w:pPr>
            <w:r w:rsidRPr="00F862B3">
              <w:rPr>
                <w:rFonts w:ascii="Arial" w:eastAsia="Arial" w:hAnsi="Arial" w:cs="Arial"/>
                <w:b/>
              </w:rPr>
              <w:t>4</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39BCB41A" w14:textId="600C00C7" w:rsidR="00691CA6" w:rsidRPr="00F862B3" w:rsidRDefault="00B86625">
            <w:pPr>
              <w:widowControl/>
              <w:pBdr>
                <w:top w:val="nil"/>
                <w:left w:val="nil"/>
                <w:bottom w:val="nil"/>
                <w:right w:val="nil"/>
                <w:between w:val="nil"/>
              </w:pBdr>
              <w:rPr>
                <w:rFonts w:ascii="Arial" w:eastAsia="Arial" w:hAnsi="Arial" w:cs="Arial"/>
                <w:color w:val="000000"/>
              </w:rPr>
            </w:pPr>
            <w:r w:rsidRPr="00F862B3">
              <w:rPr>
                <w:rFonts w:ascii="Arial" w:eastAsia="Arial" w:hAnsi="Arial" w:cs="Arial"/>
                <w:color w:val="000000"/>
              </w:rPr>
              <w:t xml:space="preserve">Aula / </w:t>
            </w:r>
            <w:proofErr w:type="spellStart"/>
            <w:r w:rsidRPr="00F862B3">
              <w:rPr>
                <w:rFonts w:ascii="Arial" w:eastAsia="Arial" w:hAnsi="Arial" w:cs="Arial"/>
                <w:i/>
                <w:color w:val="000000"/>
              </w:rPr>
              <w:t>Lessons</w:t>
            </w:r>
            <w:proofErr w:type="spellEnd"/>
            <w:r w:rsidRPr="00F862B3">
              <w:rPr>
                <w:rFonts w:ascii="Arial" w:eastAsia="Arial" w:hAnsi="Arial" w:cs="Arial"/>
                <w:color w:val="000000"/>
              </w:rPr>
              <w:t xml:space="preserve">   (1 crédito = 15 h)</w:t>
            </w:r>
          </w:p>
        </w:tc>
      </w:tr>
      <w:tr w:rsidR="00691CA6" w14:paraId="79A1DE01" w14:textId="77777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5F1E72FB" w14:textId="77777777" w:rsidR="00691CA6" w:rsidRDefault="00691CA6">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2E2E00F2" w14:textId="1CE39393" w:rsidR="00691CA6" w:rsidRPr="00F862B3" w:rsidRDefault="00581770">
            <w:pPr>
              <w:widowControl/>
              <w:jc w:val="center"/>
              <w:rPr>
                <w:rFonts w:ascii="Arial" w:eastAsia="Arial" w:hAnsi="Arial" w:cs="Arial"/>
                <w:b/>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35E6FDC2" w14:textId="77777777" w:rsidR="00691CA6" w:rsidRPr="00F862B3" w:rsidRDefault="00B86625">
            <w:pPr>
              <w:widowControl/>
              <w:pBdr>
                <w:top w:val="nil"/>
                <w:left w:val="nil"/>
                <w:bottom w:val="nil"/>
                <w:right w:val="nil"/>
                <w:between w:val="nil"/>
              </w:pBdr>
              <w:rPr>
                <w:rFonts w:ascii="Arial" w:eastAsia="Arial" w:hAnsi="Arial" w:cs="Arial"/>
                <w:color w:val="000000"/>
              </w:rPr>
            </w:pPr>
            <w:r w:rsidRPr="00F862B3">
              <w:rPr>
                <w:rFonts w:ascii="Arial" w:eastAsia="Arial" w:hAnsi="Arial" w:cs="Arial"/>
                <w:color w:val="000000"/>
              </w:rPr>
              <w:t xml:space="preserve">Trabalho / </w:t>
            </w:r>
            <w:proofErr w:type="spellStart"/>
            <w:r w:rsidRPr="00F862B3">
              <w:rPr>
                <w:rFonts w:ascii="Arial" w:eastAsia="Arial" w:hAnsi="Arial" w:cs="Arial"/>
                <w:i/>
                <w:color w:val="000000"/>
              </w:rPr>
              <w:t>Assignment</w:t>
            </w:r>
            <w:proofErr w:type="spellEnd"/>
            <w:r w:rsidRPr="00F862B3">
              <w:rPr>
                <w:rFonts w:ascii="Arial" w:eastAsia="Arial" w:hAnsi="Arial" w:cs="Arial"/>
                <w:i/>
                <w:color w:val="000000"/>
              </w:rPr>
              <w:t xml:space="preserve">   </w:t>
            </w:r>
            <w:r w:rsidRPr="00F862B3">
              <w:rPr>
                <w:rFonts w:ascii="Arial" w:eastAsia="Arial" w:hAnsi="Arial" w:cs="Arial"/>
                <w:color w:val="000000"/>
              </w:rPr>
              <w:t xml:space="preserve"> (1 crédito = 30 h)</w:t>
            </w:r>
          </w:p>
        </w:tc>
      </w:tr>
      <w:tr w:rsidR="00691CA6" w14:paraId="52557769" w14:textId="77777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51CEC718" w14:textId="77777777" w:rsidR="00691CA6" w:rsidRDefault="00B86625">
            <w:pPr>
              <w:widowControl/>
              <w:pBdr>
                <w:top w:val="nil"/>
                <w:left w:val="nil"/>
                <w:bottom w:val="nil"/>
                <w:right w:val="nil"/>
                <w:between w:val="nil"/>
              </w:pBdr>
              <w:rPr>
                <w:rFonts w:ascii="Arial" w:eastAsia="Arial" w:hAnsi="Arial" w:cs="Arial"/>
              </w:rPr>
            </w:pPr>
            <w:r>
              <w:rPr>
                <w:rFonts w:ascii="Arial" w:eastAsia="Arial" w:hAnsi="Arial" w:cs="Arial"/>
              </w:rPr>
              <w:t xml:space="preserve">4. Vagas / </w:t>
            </w:r>
            <w:proofErr w:type="spellStart"/>
            <w:r>
              <w:rPr>
                <w:rFonts w:ascii="Arial" w:eastAsia="Arial" w:hAnsi="Arial" w:cs="Arial"/>
              </w:rPr>
              <w:t>Places</w:t>
            </w:r>
            <w:proofErr w:type="spellEnd"/>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04B8D1F1" w14:textId="17413027" w:rsidR="00691CA6" w:rsidRPr="00F862B3" w:rsidRDefault="00321CC5">
            <w:pPr>
              <w:widowControl/>
              <w:pBdr>
                <w:top w:val="nil"/>
                <w:left w:val="nil"/>
                <w:bottom w:val="nil"/>
                <w:right w:val="nil"/>
                <w:between w:val="nil"/>
              </w:pBdr>
              <w:jc w:val="center"/>
              <w:rPr>
                <w:rFonts w:ascii="Arial" w:eastAsia="Arial" w:hAnsi="Arial" w:cs="Arial"/>
                <w:b/>
                <w:color w:val="000000"/>
              </w:rPr>
            </w:pPr>
            <w:r w:rsidRPr="00F862B3">
              <w:rPr>
                <w:rFonts w:ascii="Arial" w:eastAsia="Arial" w:hAnsi="Arial" w:cs="Arial"/>
                <w:b/>
              </w:rPr>
              <w:t>56</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415AC572" w14:textId="77777777" w:rsidR="00691CA6" w:rsidRPr="00F862B3" w:rsidRDefault="00B86625">
            <w:pPr>
              <w:widowControl/>
              <w:pBdr>
                <w:top w:val="nil"/>
                <w:left w:val="nil"/>
                <w:bottom w:val="nil"/>
                <w:right w:val="nil"/>
                <w:between w:val="nil"/>
              </w:pBdr>
              <w:rPr>
                <w:rFonts w:ascii="Arial" w:eastAsia="Arial" w:hAnsi="Arial" w:cs="Arial"/>
                <w:color w:val="000000"/>
              </w:rPr>
            </w:pPr>
            <w:r w:rsidRPr="00F862B3">
              <w:rPr>
                <w:rFonts w:ascii="Arial" w:eastAsia="Arial" w:hAnsi="Arial" w:cs="Arial"/>
                <w:color w:val="000000"/>
              </w:rPr>
              <w:t xml:space="preserve">Alunos regulares / </w:t>
            </w:r>
            <w:r w:rsidRPr="00F862B3">
              <w:rPr>
                <w:rFonts w:ascii="Arial" w:eastAsia="Arial" w:hAnsi="Arial" w:cs="Arial"/>
                <w:i/>
                <w:color w:val="000000"/>
              </w:rPr>
              <w:t xml:space="preserve">Regular </w:t>
            </w:r>
            <w:proofErr w:type="spellStart"/>
            <w:r w:rsidRPr="00F862B3">
              <w:rPr>
                <w:rFonts w:ascii="Arial" w:eastAsia="Arial" w:hAnsi="Arial" w:cs="Arial"/>
                <w:i/>
                <w:color w:val="000000"/>
              </w:rPr>
              <w:t>students</w:t>
            </w:r>
            <w:proofErr w:type="spellEnd"/>
          </w:p>
        </w:tc>
      </w:tr>
      <w:tr w:rsidR="00691CA6" w14:paraId="7138E538" w14:textId="77777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33D2DE8C" w14:textId="77777777" w:rsidR="00691CA6" w:rsidRDefault="00691CA6">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3BB06DD0" w14:textId="77777777" w:rsidR="00691CA6" w:rsidRPr="00F862B3" w:rsidRDefault="00B86625">
            <w:pPr>
              <w:widowControl/>
              <w:pBdr>
                <w:top w:val="nil"/>
                <w:left w:val="nil"/>
                <w:bottom w:val="nil"/>
                <w:right w:val="nil"/>
                <w:between w:val="nil"/>
              </w:pBdr>
              <w:jc w:val="center"/>
              <w:rPr>
                <w:rFonts w:ascii="Arial" w:eastAsia="Arial" w:hAnsi="Arial" w:cs="Arial"/>
                <w:b/>
                <w:color w:val="0000FF"/>
              </w:rPr>
            </w:pPr>
            <w:r w:rsidRPr="00F862B3">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7A718CF1" w14:textId="77777777" w:rsidR="00691CA6" w:rsidRPr="00F862B3" w:rsidRDefault="00B86625">
            <w:pPr>
              <w:widowControl/>
              <w:pBdr>
                <w:top w:val="nil"/>
                <w:left w:val="nil"/>
                <w:bottom w:val="nil"/>
                <w:right w:val="nil"/>
                <w:between w:val="nil"/>
              </w:pBdr>
              <w:rPr>
                <w:rFonts w:ascii="Arial" w:eastAsia="Arial" w:hAnsi="Arial" w:cs="Arial"/>
                <w:color w:val="000000"/>
              </w:rPr>
            </w:pPr>
            <w:r w:rsidRPr="00F862B3">
              <w:rPr>
                <w:rFonts w:ascii="Arial" w:eastAsia="Arial" w:hAnsi="Arial" w:cs="Arial"/>
                <w:color w:val="000000"/>
              </w:rPr>
              <w:t xml:space="preserve">Alunos especiais / </w:t>
            </w:r>
            <w:proofErr w:type="spellStart"/>
            <w:r w:rsidRPr="00F862B3">
              <w:rPr>
                <w:rFonts w:ascii="Arial" w:eastAsia="Arial" w:hAnsi="Arial" w:cs="Arial"/>
                <w:i/>
                <w:color w:val="000000"/>
              </w:rPr>
              <w:t>Special</w:t>
            </w:r>
            <w:proofErr w:type="spellEnd"/>
            <w:r w:rsidRPr="00F862B3">
              <w:rPr>
                <w:rFonts w:ascii="Arial" w:eastAsia="Arial" w:hAnsi="Arial" w:cs="Arial"/>
                <w:i/>
                <w:color w:val="000000"/>
              </w:rPr>
              <w:t xml:space="preserve"> regime </w:t>
            </w:r>
            <w:proofErr w:type="spellStart"/>
            <w:r w:rsidRPr="00F862B3">
              <w:rPr>
                <w:rFonts w:ascii="Arial" w:eastAsia="Arial" w:hAnsi="Arial" w:cs="Arial"/>
                <w:i/>
                <w:color w:val="000000"/>
              </w:rPr>
              <w:t>students</w:t>
            </w:r>
            <w:proofErr w:type="spellEnd"/>
          </w:p>
        </w:tc>
      </w:tr>
      <w:tr w:rsidR="00691CA6" w14:paraId="06611342"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2EBE964C" w14:textId="77777777" w:rsidR="00691CA6" w:rsidRDefault="00B86625">
            <w:pPr>
              <w:widowControl/>
              <w:pBdr>
                <w:top w:val="nil"/>
                <w:left w:val="nil"/>
                <w:bottom w:val="nil"/>
                <w:right w:val="nil"/>
                <w:between w:val="nil"/>
              </w:pBdr>
              <w:rPr>
                <w:rFonts w:ascii="Arial" w:eastAsia="Arial" w:hAnsi="Arial" w:cs="Arial"/>
              </w:rPr>
            </w:pPr>
            <w:r>
              <w:rPr>
                <w:rFonts w:ascii="Arial" w:eastAsia="Arial" w:hAnsi="Arial" w:cs="Arial"/>
              </w:rPr>
              <w:t xml:space="preserve">5. Duração / </w:t>
            </w:r>
            <w:proofErr w:type="spellStart"/>
            <w:r>
              <w:rPr>
                <w:rFonts w:ascii="Arial" w:eastAsia="Arial" w:hAnsi="Arial" w:cs="Arial"/>
              </w:rPr>
              <w:t>Duration</w:t>
            </w:r>
            <w:proofErr w:type="spellEnd"/>
          </w:p>
        </w:tc>
        <w:tc>
          <w:tcPr>
            <w:tcW w:w="708" w:type="dxa"/>
            <w:gridSpan w:val="2"/>
            <w:tcBorders>
              <w:top w:val="single" w:sz="12" w:space="0" w:color="000000"/>
              <w:left w:val="single" w:sz="4" w:space="0" w:color="000000"/>
            </w:tcBorders>
            <w:tcMar>
              <w:top w:w="0" w:type="dxa"/>
              <w:left w:w="108" w:type="dxa"/>
              <w:bottom w:w="0" w:type="dxa"/>
              <w:right w:w="108" w:type="dxa"/>
            </w:tcMar>
          </w:tcPr>
          <w:p w14:paraId="6098AC50" w14:textId="5F35A354" w:rsidR="00691CA6" w:rsidRPr="00F862B3" w:rsidRDefault="00691CA6">
            <w:pPr>
              <w:widowControl/>
              <w:pBdr>
                <w:top w:val="nil"/>
                <w:left w:val="nil"/>
                <w:bottom w:val="nil"/>
                <w:right w:val="nil"/>
                <w:between w:val="nil"/>
              </w:pBdr>
              <w:jc w:val="center"/>
              <w:rPr>
                <w:rFonts w:ascii="Arial" w:eastAsia="Arial" w:hAnsi="Arial" w:cs="Arial"/>
                <w:b/>
                <w:color w:val="000000"/>
              </w:rPr>
            </w:pPr>
            <w:bookmarkStart w:id="0" w:name="_heading=h.pjxjboihll2f" w:colFirst="0" w:colLast="0"/>
            <w:bookmarkEnd w:id="0"/>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5C175692" w14:textId="77777777" w:rsidR="00691CA6" w:rsidRPr="00F862B3" w:rsidRDefault="00B86625">
            <w:pPr>
              <w:widowControl/>
              <w:pBdr>
                <w:top w:val="nil"/>
                <w:left w:val="nil"/>
                <w:bottom w:val="nil"/>
                <w:right w:val="nil"/>
                <w:between w:val="nil"/>
              </w:pBdr>
              <w:tabs>
                <w:tab w:val="center" w:pos="4252"/>
                <w:tab w:val="right" w:pos="8504"/>
              </w:tabs>
              <w:rPr>
                <w:rFonts w:ascii="Arial" w:eastAsia="Arial" w:hAnsi="Arial" w:cs="Arial"/>
                <w:color w:val="000000"/>
              </w:rPr>
            </w:pPr>
            <w:r w:rsidRPr="00F862B3">
              <w:rPr>
                <w:rFonts w:ascii="Arial" w:eastAsia="Arial" w:hAnsi="Arial" w:cs="Arial"/>
                <w:color w:val="000000"/>
              </w:rPr>
              <w:t xml:space="preserve">(semanas / </w:t>
            </w:r>
            <w:proofErr w:type="spellStart"/>
            <w:r w:rsidRPr="00F862B3">
              <w:rPr>
                <w:rFonts w:ascii="Arial" w:eastAsia="Arial" w:hAnsi="Arial" w:cs="Arial"/>
                <w:i/>
                <w:color w:val="000000"/>
              </w:rPr>
              <w:t>weeks</w:t>
            </w:r>
            <w:proofErr w:type="spellEnd"/>
            <w:r w:rsidRPr="00F862B3">
              <w:rPr>
                <w:rFonts w:ascii="Arial" w:eastAsia="Arial" w:hAnsi="Arial" w:cs="Arial"/>
                <w:i/>
                <w:color w:val="000000"/>
              </w:rPr>
              <w:t>)</w:t>
            </w:r>
          </w:p>
        </w:tc>
      </w:tr>
      <w:tr w:rsidR="00691CA6" w14:paraId="52719872"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552C73E3" w14:textId="77777777" w:rsidR="00691CA6" w:rsidRDefault="00B86625">
            <w:pPr>
              <w:widowControl/>
              <w:pBdr>
                <w:top w:val="nil"/>
                <w:left w:val="nil"/>
                <w:bottom w:val="nil"/>
                <w:right w:val="nil"/>
                <w:between w:val="nil"/>
              </w:pBdr>
              <w:rPr>
                <w:rFonts w:ascii="Arial" w:eastAsia="Arial" w:hAnsi="Arial" w:cs="Arial"/>
              </w:rPr>
            </w:pPr>
            <w:r>
              <w:rPr>
                <w:rFonts w:ascii="Arial" w:eastAsia="Arial" w:hAnsi="Arial" w:cs="Arial"/>
              </w:rPr>
              <w:t xml:space="preserve">6. Tipo / </w:t>
            </w:r>
            <w:proofErr w:type="spellStart"/>
            <w:r>
              <w:rPr>
                <w:rFonts w:ascii="Arial" w:eastAsia="Arial" w:hAnsi="Arial" w:cs="Arial"/>
              </w:rPr>
              <w:t>Type</w:t>
            </w:r>
            <w:proofErr w:type="spellEnd"/>
          </w:p>
        </w:tc>
        <w:tc>
          <w:tcPr>
            <w:tcW w:w="2269" w:type="dxa"/>
            <w:gridSpan w:val="3"/>
            <w:tcBorders>
              <w:top w:val="single" w:sz="12" w:space="0" w:color="000000"/>
              <w:left w:val="single" w:sz="4" w:space="0" w:color="000000"/>
            </w:tcBorders>
            <w:tcMar>
              <w:top w:w="0" w:type="dxa"/>
              <w:left w:w="108" w:type="dxa"/>
              <w:bottom w:w="0" w:type="dxa"/>
              <w:right w:w="108" w:type="dxa"/>
            </w:tcMar>
          </w:tcPr>
          <w:p w14:paraId="2566AC0D" w14:textId="77777777" w:rsidR="00691CA6" w:rsidRPr="00F862B3" w:rsidRDefault="00B86625">
            <w:pPr>
              <w:widowControl/>
              <w:rPr>
                <w:rFonts w:ascii="Arial" w:eastAsia="Arial" w:hAnsi="Arial" w:cs="Arial"/>
                <w:b/>
              </w:rPr>
            </w:pPr>
            <w:r w:rsidRPr="00F862B3">
              <w:rPr>
                <w:rFonts w:ascii="Arial" w:eastAsia="Arial" w:hAnsi="Arial" w:cs="Arial"/>
              </w:rPr>
              <w:t xml:space="preserve"> Anual / </w:t>
            </w:r>
            <w:r w:rsidRPr="00F862B3">
              <w:rPr>
                <w:rFonts w:ascii="Arial" w:eastAsia="Arial" w:hAnsi="Arial" w:cs="Arial"/>
                <w:i/>
              </w:rPr>
              <w:t xml:space="preserve">Annual     </w:t>
            </w:r>
          </w:p>
        </w:tc>
        <w:tc>
          <w:tcPr>
            <w:tcW w:w="1983" w:type="dxa"/>
            <w:tcBorders>
              <w:top w:val="single" w:sz="12" w:space="0" w:color="000000"/>
              <w:left w:val="dotted" w:sz="6" w:space="0" w:color="000000"/>
            </w:tcBorders>
            <w:tcMar>
              <w:top w:w="0" w:type="dxa"/>
              <w:left w:w="108" w:type="dxa"/>
              <w:bottom w:w="0" w:type="dxa"/>
              <w:right w:w="108" w:type="dxa"/>
            </w:tcMar>
          </w:tcPr>
          <w:p w14:paraId="6EE3275E" w14:textId="77777777" w:rsidR="00691CA6" w:rsidRPr="00F862B3" w:rsidRDefault="00B86625">
            <w:pPr>
              <w:widowControl/>
              <w:pBdr>
                <w:top w:val="nil"/>
                <w:left w:val="nil"/>
                <w:bottom w:val="nil"/>
                <w:right w:val="nil"/>
                <w:between w:val="nil"/>
              </w:pBdr>
              <w:rPr>
                <w:rFonts w:ascii="Arial" w:eastAsia="Arial" w:hAnsi="Arial" w:cs="Arial"/>
              </w:rPr>
            </w:pPr>
            <w:bookmarkStart w:id="1" w:name="_heading=h.3trm6i7nhr9w" w:colFirst="0" w:colLast="0"/>
            <w:bookmarkEnd w:id="1"/>
            <w:r w:rsidRPr="00F862B3">
              <w:rPr>
                <w:rFonts w:ascii="Arial" w:eastAsia="Arial" w:hAnsi="Arial" w:cs="Arial"/>
                <w:color w:val="000000"/>
              </w:rPr>
              <w:t xml:space="preserve"> Semestral </w:t>
            </w:r>
            <w:r w:rsidRPr="00F862B3">
              <w:rPr>
                <w:rFonts w:ascii="Arial" w:eastAsia="Arial" w:hAnsi="Arial" w:cs="Arial"/>
              </w:rPr>
              <w:t xml:space="preserve">       </w:t>
            </w:r>
            <w:r w:rsidRPr="00F862B3">
              <w:rPr>
                <w:rFonts w:ascii="Arial" w:eastAsia="Arial" w:hAnsi="Arial" w:cs="Arial"/>
                <w:b/>
              </w:rPr>
              <w:t>X</w:t>
            </w:r>
          </w:p>
        </w:tc>
        <w:tc>
          <w:tcPr>
            <w:tcW w:w="2845" w:type="dxa"/>
            <w:tcBorders>
              <w:top w:val="single" w:sz="12" w:space="0" w:color="000000"/>
              <w:left w:val="dotted" w:sz="6" w:space="0" w:color="000000"/>
              <w:right w:val="single" w:sz="18" w:space="0" w:color="000000"/>
            </w:tcBorders>
            <w:tcMar>
              <w:top w:w="0" w:type="dxa"/>
              <w:left w:w="108" w:type="dxa"/>
              <w:bottom w:w="0" w:type="dxa"/>
              <w:right w:w="108" w:type="dxa"/>
            </w:tcMar>
          </w:tcPr>
          <w:p w14:paraId="1B6A2747" w14:textId="77777777" w:rsidR="00691CA6" w:rsidRPr="00F862B3" w:rsidRDefault="00B86625">
            <w:pPr>
              <w:widowControl/>
              <w:pBdr>
                <w:top w:val="nil"/>
                <w:left w:val="nil"/>
                <w:bottom w:val="nil"/>
                <w:right w:val="nil"/>
                <w:between w:val="nil"/>
              </w:pBdr>
              <w:rPr>
                <w:rFonts w:ascii="Arial" w:eastAsia="Arial" w:hAnsi="Arial" w:cs="Arial"/>
                <w:color w:val="000000"/>
              </w:rPr>
            </w:pPr>
            <w:bookmarkStart w:id="2" w:name="_heading=h.bnkr0onjwnt4" w:colFirst="0" w:colLast="0"/>
            <w:bookmarkEnd w:id="2"/>
            <w:r w:rsidRPr="00F862B3">
              <w:rPr>
                <w:rFonts w:ascii="Arial" w:eastAsia="Arial" w:hAnsi="Arial" w:cs="Arial"/>
                <w:color w:val="000000"/>
              </w:rPr>
              <w:t xml:space="preserve"> Quadrimestral / 4</w:t>
            </w:r>
            <w:r w:rsidRPr="00F862B3">
              <w:rPr>
                <w:rFonts w:ascii="Arial" w:eastAsia="Arial" w:hAnsi="Arial" w:cs="Arial"/>
                <w:i/>
                <w:color w:val="000000"/>
              </w:rPr>
              <w:t>-month</w:t>
            </w:r>
          </w:p>
        </w:tc>
      </w:tr>
      <w:tr w:rsidR="00691CA6" w14:paraId="27855120"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6AF23C75" w14:textId="77777777" w:rsidR="00691CA6" w:rsidRDefault="00B86625">
            <w:pPr>
              <w:widowControl/>
              <w:pBdr>
                <w:top w:val="nil"/>
                <w:left w:val="nil"/>
                <w:bottom w:val="nil"/>
                <w:right w:val="nil"/>
                <w:between w:val="nil"/>
              </w:pBdr>
              <w:rPr>
                <w:rFonts w:ascii="Arial" w:eastAsia="Arial" w:hAnsi="Arial" w:cs="Arial"/>
              </w:rPr>
            </w:pPr>
            <w:r>
              <w:rPr>
                <w:rFonts w:ascii="Arial" w:eastAsia="Arial" w:hAnsi="Arial" w:cs="Arial"/>
              </w:rPr>
              <w:t>7. Estágio / Training</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6A0635AF" w14:textId="77777777" w:rsidR="00691CA6" w:rsidRPr="00F862B3" w:rsidRDefault="00B86625">
            <w:pPr>
              <w:widowControl/>
              <w:jc w:val="center"/>
              <w:rPr>
                <w:rFonts w:ascii="Arial" w:eastAsia="Arial" w:hAnsi="Arial" w:cs="Arial"/>
                <w:b/>
              </w:rPr>
            </w:pPr>
            <w:r w:rsidRPr="00F862B3">
              <w:rPr>
                <w:rFonts w:ascii="Arial" w:eastAsia="Arial" w:hAnsi="Arial" w:cs="Arial"/>
                <w:b/>
              </w:rPr>
              <w:t>0</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0B466B0C" w14:textId="77777777" w:rsidR="00691CA6" w:rsidRPr="00F862B3" w:rsidRDefault="00B86625">
            <w:pPr>
              <w:widowControl/>
              <w:pBdr>
                <w:top w:val="nil"/>
                <w:left w:val="nil"/>
                <w:bottom w:val="nil"/>
                <w:right w:val="nil"/>
                <w:between w:val="nil"/>
              </w:pBdr>
              <w:rPr>
                <w:rFonts w:ascii="Arial" w:eastAsia="Arial" w:hAnsi="Arial" w:cs="Arial"/>
                <w:color w:val="000000"/>
              </w:rPr>
            </w:pPr>
            <w:r w:rsidRPr="00F862B3">
              <w:rPr>
                <w:rFonts w:ascii="Arial" w:eastAsia="Arial" w:hAnsi="Arial" w:cs="Arial"/>
                <w:color w:val="000000"/>
              </w:rPr>
              <w:t xml:space="preserve">(horas / </w:t>
            </w:r>
            <w:r w:rsidRPr="00F862B3">
              <w:rPr>
                <w:rFonts w:ascii="Arial" w:eastAsia="Arial" w:hAnsi="Arial" w:cs="Arial"/>
                <w:i/>
                <w:color w:val="000000"/>
              </w:rPr>
              <w:t>hours</w:t>
            </w:r>
            <w:r w:rsidRPr="00F862B3">
              <w:rPr>
                <w:rFonts w:ascii="Arial" w:eastAsia="Arial" w:hAnsi="Arial" w:cs="Arial"/>
                <w:color w:val="000000"/>
              </w:rPr>
              <w:t>) – referente aos cursos quadrimestrais</w:t>
            </w:r>
          </w:p>
        </w:tc>
      </w:tr>
      <w:tr w:rsidR="00691CA6" w:rsidRPr="000C3ABC" w14:paraId="07DF1179" w14:textId="77777777">
        <w:trPr>
          <w:cantSplit/>
          <w:trHeight w:val="6473"/>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40860115" w14:textId="77777777" w:rsidR="00691CA6" w:rsidRPr="00916EF9" w:rsidRDefault="00B86625">
            <w:pPr>
              <w:widowControl/>
              <w:pBdr>
                <w:top w:val="nil"/>
                <w:left w:val="nil"/>
                <w:bottom w:val="nil"/>
                <w:right w:val="nil"/>
                <w:between w:val="nil"/>
              </w:pBdr>
              <w:rPr>
                <w:rFonts w:ascii="Arial" w:eastAsia="Arial" w:hAnsi="Arial" w:cs="Arial"/>
                <w:i/>
              </w:rPr>
            </w:pPr>
            <w:r w:rsidRPr="00916EF9">
              <w:rPr>
                <w:rFonts w:ascii="Arial" w:eastAsia="Arial" w:hAnsi="Arial" w:cs="Arial"/>
                <w:color w:val="000000"/>
              </w:rPr>
              <w:lastRenderedPageBreak/>
              <w:t>8</w:t>
            </w:r>
            <w:r w:rsidRPr="00916EF9">
              <w:rPr>
                <w:rFonts w:ascii="Arial" w:eastAsia="Arial" w:hAnsi="Arial" w:cs="Arial"/>
              </w:rPr>
              <w:t xml:space="preserve">. </w:t>
            </w:r>
            <w:r w:rsidRPr="00916EF9">
              <w:rPr>
                <w:rFonts w:ascii="Arial" w:eastAsia="Arial" w:hAnsi="Arial" w:cs="Arial"/>
                <w:color w:val="000000"/>
              </w:rPr>
              <w:t xml:space="preserve">Objetivos / </w:t>
            </w:r>
            <w:proofErr w:type="spellStart"/>
            <w:r w:rsidRPr="00916EF9">
              <w:rPr>
                <w:rFonts w:ascii="Arial" w:eastAsia="Arial" w:hAnsi="Arial" w:cs="Arial"/>
                <w:i/>
                <w:color w:val="000000"/>
              </w:rPr>
              <w:t>Goals</w:t>
            </w:r>
            <w:proofErr w:type="spellEnd"/>
          </w:p>
          <w:p w14:paraId="6FE44EE7" w14:textId="77777777" w:rsidR="00691CA6" w:rsidRPr="00916EF9" w:rsidRDefault="00691CA6">
            <w:pPr>
              <w:widowControl/>
              <w:pBdr>
                <w:top w:val="nil"/>
                <w:left w:val="nil"/>
                <w:bottom w:val="nil"/>
                <w:right w:val="nil"/>
                <w:between w:val="nil"/>
              </w:pBdr>
              <w:rPr>
                <w:rFonts w:ascii="Arial" w:eastAsia="Arial" w:hAnsi="Arial" w:cs="Arial"/>
                <w:i/>
              </w:rPr>
            </w:pPr>
          </w:p>
          <w:p w14:paraId="6E65043C" w14:textId="304C5E23" w:rsidR="00F862B3" w:rsidRPr="00916EF9" w:rsidRDefault="00F862B3" w:rsidP="00F862B3">
            <w:pPr>
              <w:widowControl/>
              <w:pBdr>
                <w:top w:val="nil"/>
                <w:left w:val="nil"/>
                <w:bottom w:val="nil"/>
                <w:right w:val="nil"/>
                <w:between w:val="nil"/>
              </w:pBdr>
              <w:jc w:val="both"/>
              <w:rPr>
                <w:rFonts w:ascii="Arial" w:eastAsia="Arial" w:hAnsi="Arial" w:cs="Arial"/>
              </w:rPr>
            </w:pPr>
            <w:r w:rsidRPr="00916EF9">
              <w:rPr>
                <w:rFonts w:ascii="Arial" w:eastAsia="Arial" w:hAnsi="Arial" w:cs="Arial"/>
              </w:rPr>
              <w:t>A disciplina tem como foco o desenvolvimento das competências nas proporções estabelecidas pelo projeto pedagógico. Para isso, estabelecem-se os seguintes objetivos de aprendizagem:</w:t>
            </w:r>
          </w:p>
          <w:p w14:paraId="32618438" w14:textId="77777777" w:rsidR="003268CE" w:rsidRPr="00916EF9" w:rsidRDefault="003268CE">
            <w:pPr>
              <w:widowControl/>
              <w:pBdr>
                <w:top w:val="nil"/>
                <w:left w:val="nil"/>
                <w:bottom w:val="nil"/>
                <w:right w:val="nil"/>
                <w:between w:val="nil"/>
              </w:pBdr>
              <w:jc w:val="both"/>
              <w:rPr>
                <w:rFonts w:ascii="Arial" w:eastAsia="Arial" w:hAnsi="Arial" w:cs="Arial"/>
              </w:rPr>
            </w:pPr>
          </w:p>
          <w:p w14:paraId="10C05B9D" w14:textId="726BAE09" w:rsidR="00F862B3" w:rsidRPr="00F862B3" w:rsidRDefault="00F862B3" w:rsidP="00F862B3">
            <w:pPr>
              <w:pStyle w:val="PargrafodaLista"/>
              <w:numPr>
                <w:ilvl w:val="0"/>
                <w:numId w:val="3"/>
              </w:numPr>
              <w:pBdr>
                <w:top w:val="nil"/>
                <w:left w:val="nil"/>
                <w:bottom w:val="nil"/>
                <w:right w:val="nil"/>
                <w:between w:val="nil"/>
              </w:pBdr>
              <w:jc w:val="both"/>
              <w:rPr>
                <w:rFonts w:ascii="Arial" w:eastAsia="Arial" w:hAnsi="Arial" w:cs="Arial"/>
              </w:rPr>
            </w:pPr>
            <w:r w:rsidRPr="00F862B3">
              <w:rPr>
                <w:rFonts w:ascii="Arial" w:eastAsia="Arial" w:hAnsi="Arial" w:cs="Arial"/>
              </w:rPr>
              <w:t xml:space="preserve">Analisar, simular e caracterizar </w:t>
            </w:r>
            <w:r w:rsidRPr="00E30D85">
              <w:rPr>
                <w:rFonts w:ascii="Arial" w:eastAsia="Arial" w:hAnsi="Arial" w:cs="Arial"/>
              </w:rPr>
              <w:t>circuitos e</w:t>
            </w:r>
            <w:r w:rsidRPr="00F862B3">
              <w:rPr>
                <w:rFonts w:ascii="Arial" w:eastAsia="Arial" w:hAnsi="Arial" w:cs="Arial"/>
              </w:rPr>
              <w:t>mpregando amplificadores operacionais ideais e reais.</w:t>
            </w:r>
          </w:p>
          <w:p w14:paraId="3E8750B4" w14:textId="15FB82C3" w:rsidR="00F862B3" w:rsidRPr="00F862B3" w:rsidRDefault="00361CA1" w:rsidP="00F862B3">
            <w:pPr>
              <w:pStyle w:val="PargrafodaLista"/>
              <w:numPr>
                <w:ilvl w:val="0"/>
                <w:numId w:val="3"/>
              </w:numPr>
              <w:pBdr>
                <w:top w:val="nil"/>
                <w:left w:val="nil"/>
                <w:bottom w:val="nil"/>
                <w:right w:val="nil"/>
                <w:between w:val="nil"/>
              </w:pBdr>
              <w:jc w:val="both"/>
              <w:rPr>
                <w:rFonts w:ascii="Arial" w:eastAsia="Arial" w:hAnsi="Arial" w:cs="Arial"/>
              </w:rPr>
            </w:pPr>
            <w:r>
              <w:rPr>
                <w:rFonts w:ascii="Arial" w:eastAsia="Arial" w:hAnsi="Arial" w:cs="Arial"/>
              </w:rPr>
              <w:t>Aplicar</w:t>
            </w:r>
            <w:r w:rsidR="00A11F0E" w:rsidRPr="00F862B3">
              <w:rPr>
                <w:rFonts w:ascii="Arial" w:eastAsia="Arial" w:hAnsi="Arial" w:cs="Arial"/>
              </w:rPr>
              <w:t xml:space="preserve"> </w:t>
            </w:r>
            <w:r w:rsidR="00F862B3" w:rsidRPr="00F862B3">
              <w:rPr>
                <w:rFonts w:ascii="Arial" w:eastAsia="Arial" w:hAnsi="Arial" w:cs="Arial"/>
              </w:rPr>
              <w:t>as relações constitutivas de capacitores e indutores, bem como os conceitos de potência e energia associados a esses elementos.</w:t>
            </w:r>
          </w:p>
          <w:p w14:paraId="682FEBD8" w14:textId="3265E74E" w:rsidR="00F862B3" w:rsidRPr="00F862B3" w:rsidRDefault="00F862B3" w:rsidP="00F862B3">
            <w:pPr>
              <w:pStyle w:val="PargrafodaLista"/>
              <w:numPr>
                <w:ilvl w:val="0"/>
                <w:numId w:val="3"/>
              </w:numPr>
              <w:pBdr>
                <w:top w:val="nil"/>
                <w:left w:val="nil"/>
                <w:bottom w:val="nil"/>
                <w:right w:val="nil"/>
                <w:between w:val="nil"/>
              </w:pBdr>
              <w:jc w:val="both"/>
              <w:rPr>
                <w:rFonts w:ascii="Arial" w:eastAsia="Arial" w:hAnsi="Arial" w:cs="Arial"/>
              </w:rPr>
            </w:pPr>
            <w:r w:rsidRPr="00F862B3">
              <w:rPr>
                <w:rFonts w:ascii="Arial" w:eastAsia="Arial" w:hAnsi="Arial" w:cs="Arial"/>
              </w:rPr>
              <w:t xml:space="preserve">Representar grandezas senoidais por meio de </w:t>
            </w:r>
            <w:proofErr w:type="spellStart"/>
            <w:r w:rsidRPr="00F862B3">
              <w:rPr>
                <w:rFonts w:ascii="Arial" w:eastAsia="Arial" w:hAnsi="Arial" w:cs="Arial"/>
              </w:rPr>
              <w:t>fasores</w:t>
            </w:r>
            <w:proofErr w:type="spellEnd"/>
            <w:r w:rsidRPr="00F862B3">
              <w:rPr>
                <w:rFonts w:ascii="Arial" w:eastAsia="Arial" w:hAnsi="Arial" w:cs="Arial"/>
              </w:rPr>
              <w:t xml:space="preserve"> nas formas polar e retangular, estabelecendo relações </w:t>
            </w:r>
            <w:proofErr w:type="spellStart"/>
            <w:r w:rsidRPr="00F862B3">
              <w:rPr>
                <w:rFonts w:ascii="Arial" w:eastAsia="Arial" w:hAnsi="Arial" w:cs="Arial"/>
              </w:rPr>
              <w:t>fasoriais</w:t>
            </w:r>
            <w:proofErr w:type="spellEnd"/>
            <w:r w:rsidRPr="00F862B3">
              <w:rPr>
                <w:rFonts w:ascii="Arial" w:eastAsia="Arial" w:hAnsi="Arial" w:cs="Arial"/>
              </w:rPr>
              <w:t xml:space="preserve"> em bipolos.</w:t>
            </w:r>
          </w:p>
          <w:p w14:paraId="1177B13C" w14:textId="52109586" w:rsidR="00F862B3" w:rsidRPr="00F862B3" w:rsidRDefault="00A11F0E" w:rsidP="00F862B3">
            <w:pPr>
              <w:pStyle w:val="PargrafodaLista"/>
              <w:numPr>
                <w:ilvl w:val="0"/>
                <w:numId w:val="3"/>
              </w:numPr>
              <w:pBdr>
                <w:top w:val="nil"/>
                <w:left w:val="nil"/>
                <w:bottom w:val="nil"/>
                <w:right w:val="nil"/>
                <w:between w:val="nil"/>
              </w:pBdr>
              <w:jc w:val="both"/>
              <w:rPr>
                <w:rFonts w:ascii="Arial" w:eastAsia="Arial" w:hAnsi="Arial" w:cs="Arial"/>
              </w:rPr>
            </w:pPr>
            <w:r>
              <w:rPr>
                <w:rFonts w:ascii="Arial" w:eastAsia="Arial" w:hAnsi="Arial" w:cs="Arial"/>
              </w:rPr>
              <w:t>A</w:t>
            </w:r>
            <w:r w:rsidR="00F862B3" w:rsidRPr="00F862B3">
              <w:rPr>
                <w:rFonts w:ascii="Arial" w:eastAsia="Arial" w:hAnsi="Arial" w:cs="Arial"/>
              </w:rPr>
              <w:t>plicar os conceitos de impedância e admitância em circuitos de corrente alternada.</w:t>
            </w:r>
          </w:p>
          <w:p w14:paraId="37D716A0" w14:textId="213B4D66" w:rsidR="00F862B3" w:rsidRPr="00F862B3" w:rsidRDefault="00F862B3" w:rsidP="00F862B3">
            <w:pPr>
              <w:pStyle w:val="PargrafodaLista"/>
              <w:numPr>
                <w:ilvl w:val="0"/>
                <w:numId w:val="3"/>
              </w:numPr>
              <w:pBdr>
                <w:top w:val="nil"/>
                <w:left w:val="nil"/>
                <w:bottom w:val="nil"/>
                <w:right w:val="nil"/>
                <w:between w:val="nil"/>
              </w:pBdr>
              <w:jc w:val="both"/>
              <w:rPr>
                <w:rFonts w:ascii="Arial" w:eastAsia="Arial" w:hAnsi="Arial" w:cs="Arial"/>
              </w:rPr>
            </w:pPr>
            <w:r w:rsidRPr="00F862B3">
              <w:rPr>
                <w:rFonts w:ascii="Arial" w:eastAsia="Arial" w:hAnsi="Arial" w:cs="Arial"/>
              </w:rPr>
              <w:t xml:space="preserve">Aplicar e validar experimentalmente as Leis de Kirchhoff no domínio </w:t>
            </w:r>
            <w:proofErr w:type="spellStart"/>
            <w:r w:rsidRPr="00F862B3">
              <w:rPr>
                <w:rFonts w:ascii="Arial" w:eastAsia="Arial" w:hAnsi="Arial" w:cs="Arial"/>
              </w:rPr>
              <w:t>fasorial</w:t>
            </w:r>
            <w:proofErr w:type="spellEnd"/>
            <w:r w:rsidRPr="00F862B3">
              <w:rPr>
                <w:rFonts w:ascii="Arial" w:eastAsia="Arial" w:hAnsi="Arial" w:cs="Arial"/>
              </w:rPr>
              <w:t>.</w:t>
            </w:r>
          </w:p>
          <w:p w14:paraId="518BCB12" w14:textId="70464521" w:rsidR="00F862B3" w:rsidRPr="00F862B3" w:rsidRDefault="00A11F0E" w:rsidP="00F862B3">
            <w:pPr>
              <w:pStyle w:val="PargrafodaLista"/>
              <w:numPr>
                <w:ilvl w:val="0"/>
                <w:numId w:val="3"/>
              </w:numPr>
              <w:pBdr>
                <w:top w:val="nil"/>
                <w:left w:val="nil"/>
                <w:bottom w:val="nil"/>
                <w:right w:val="nil"/>
                <w:between w:val="nil"/>
              </w:pBdr>
              <w:jc w:val="both"/>
              <w:rPr>
                <w:rFonts w:ascii="Arial" w:eastAsia="Arial" w:hAnsi="Arial" w:cs="Arial"/>
              </w:rPr>
            </w:pPr>
            <w:r>
              <w:rPr>
                <w:rFonts w:ascii="Arial" w:eastAsia="Arial" w:hAnsi="Arial" w:cs="Arial"/>
              </w:rPr>
              <w:t xml:space="preserve">Analisar </w:t>
            </w:r>
            <w:r w:rsidR="00F862B3" w:rsidRPr="00F862B3">
              <w:rPr>
                <w:rFonts w:ascii="Arial" w:eastAsia="Arial" w:hAnsi="Arial" w:cs="Arial"/>
              </w:rPr>
              <w:t>circuitos em Regime Permanente Senoidal (RPS), incluindo configurações com indutância mútua, por análise nodal e de malhas.</w:t>
            </w:r>
          </w:p>
          <w:p w14:paraId="7AFA4E4C" w14:textId="49C84E80" w:rsidR="00F862B3" w:rsidRPr="00F862B3" w:rsidRDefault="00F862B3" w:rsidP="00F862B3">
            <w:pPr>
              <w:pStyle w:val="PargrafodaLista"/>
              <w:numPr>
                <w:ilvl w:val="0"/>
                <w:numId w:val="3"/>
              </w:numPr>
              <w:pBdr>
                <w:top w:val="nil"/>
                <w:left w:val="nil"/>
                <w:bottom w:val="nil"/>
                <w:right w:val="nil"/>
                <w:between w:val="nil"/>
              </w:pBdr>
              <w:jc w:val="both"/>
              <w:rPr>
                <w:rFonts w:ascii="Arial" w:eastAsia="Arial" w:hAnsi="Arial" w:cs="Arial"/>
              </w:rPr>
            </w:pPr>
            <w:r w:rsidRPr="00F862B3">
              <w:rPr>
                <w:rFonts w:ascii="Arial" w:eastAsia="Arial" w:hAnsi="Arial" w:cs="Arial"/>
              </w:rPr>
              <w:t xml:space="preserve">Empregar técnicas de simplificação de circuitos em RPS, incluindo circuitos equivalentes de </w:t>
            </w:r>
            <w:proofErr w:type="spellStart"/>
            <w:r w:rsidRPr="00F862B3">
              <w:rPr>
                <w:rFonts w:ascii="Arial" w:eastAsia="Arial" w:hAnsi="Arial" w:cs="Arial"/>
              </w:rPr>
              <w:t>Thévenin</w:t>
            </w:r>
            <w:proofErr w:type="spellEnd"/>
            <w:r w:rsidRPr="00F862B3">
              <w:rPr>
                <w:rFonts w:ascii="Arial" w:eastAsia="Arial" w:hAnsi="Arial" w:cs="Arial"/>
              </w:rPr>
              <w:t xml:space="preserve"> e Norton.</w:t>
            </w:r>
          </w:p>
          <w:p w14:paraId="6F9AB4DD" w14:textId="7E205FA1" w:rsidR="00F862B3" w:rsidRPr="00F862B3" w:rsidRDefault="00A11F0E" w:rsidP="00F862B3">
            <w:pPr>
              <w:pStyle w:val="PargrafodaLista"/>
              <w:numPr>
                <w:ilvl w:val="0"/>
                <w:numId w:val="3"/>
              </w:numPr>
              <w:pBdr>
                <w:top w:val="nil"/>
                <w:left w:val="nil"/>
                <w:bottom w:val="nil"/>
                <w:right w:val="nil"/>
                <w:between w:val="nil"/>
              </w:pBdr>
              <w:jc w:val="both"/>
              <w:rPr>
                <w:rFonts w:ascii="Arial" w:eastAsia="Arial" w:hAnsi="Arial" w:cs="Arial"/>
              </w:rPr>
            </w:pPr>
            <w:r>
              <w:rPr>
                <w:rFonts w:ascii="Arial" w:eastAsia="Arial" w:hAnsi="Arial" w:cs="Arial"/>
              </w:rPr>
              <w:t>A</w:t>
            </w:r>
            <w:r w:rsidR="00F862B3" w:rsidRPr="00F862B3">
              <w:rPr>
                <w:rFonts w:ascii="Arial" w:eastAsia="Arial" w:hAnsi="Arial" w:cs="Arial"/>
              </w:rPr>
              <w:t>nalisar a resposta em frequência de circuitos passivos</w:t>
            </w:r>
            <w:r>
              <w:rPr>
                <w:rFonts w:ascii="Arial" w:eastAsia="Arial" w:hAnsi="Arial" w:cs="Arial"/>
              </w:rPr>
              <w:t>, através de expressões analíticas</w:t>
            </w:r>
          </w:p>
          <w:p w14:paraId="1D197AD9" w14:textId="2C248C66" w:rsidR="00F862B3" w:rsidRPr="00F862B3" w:rsidRDefault="00F862B3" w:rsidP="00F862B3">
            <w:pPr>
              <w:pStyle w:val="PargrafodaLista"/>
              <w:numPr>
                <w:ilvl w:val="0"/>
                <w:numId w:val="3"/>
              </w:numPr>
              <w:pBdr>
                <w:top w:val="nil"/>
                <w:left w:val="nil"/>
                <w:bottom w:val="nil"/>
                <w:right w:val="nil"/>
                <w:between w:val="nil"/>
              </w:pBdr>
              <w:jc w:val="both"/>
              <w:rPr>
                <w:rFonts w:ascii="Arial" w:eastAsia="Arial" w:hAnsi="Arial" w:cs="Arial"/>
              </w:rPr>
            </w:pPr>
            <w:r w:rsidRPr="00F862B3">
              <w:rPr>
                <w:rFonts w:ascii="Arial" w:eastAsia="Arial" w:hAnsi="Arial" w:cs="Arial"/>
              </w:rPr>
              <w:t>Simular e montar em laboratório circuitos em RPS envolvendo resistores, capacitores, indutores e amplificadores operacionais.</w:t>
            </w:r>
          </w:p>
          <w:p w14:paraId="758A9458" w14:textId="2DBDFE5C" w:rsidR="00F862B3" w:rsidRPr="00F862B3" w:rsidRDefault="00581770" w:rsidP="00F862B3">
            <w:pPr>
              <w:pStyle w:val="PargrafodaLista"/>
              <w:numPr>
                <w:ilvl w:val="0"/>
                <w:numId w:val="3"/>
              </w:numPr>
              <w:pBdr>
                <w:top w:val="nil"/>
                <w:left w:val="nil"/>
                <w:bottom w:val="nil"/>
                <w:right w:val="nil"/>
                <w:between w:val="nil"/>
              </w:pBdr>
              <w:jc w:val="both"/>
              <w:rPr>
                <w:rFonts w:ascii="Arial" w:eastAsia="Arial" w:hAnsi="Arial" w:cs="Arial"/>
              </w:rPr>
            </w:pPr>
            <w:r>
              <w:rPr>
                <w:rFonts w:ascii="Arial" w:eastAsia="Arial" w:hAnsi="Arial" w:cs="Arial"/>
              </w:rPr>
              <w:t>Medir</w:t>
            </w:r>
            <w:r w:rsidRPr="00F862B3">
              <w:rPr>
                <w:rFonts w:ascii="Arial" w:eastAsia="Arial" w:hAnsi="Arial" w:cs="Arial"/>
              </w:rPr>
              <w:t xml:space="preserve"> </w:t>
            </w:r>
            <w:r w:rsidR="00F862B3" w:rsidRPr="00F862B3">
              <w:rPr>
                <w:rFonts w:ascii="Arial" w:eastAsia="Arial" w:hAnsi="Arial" w:cs="Arial"/>
              </w:rPr>
              <w:t>e interpretar respostas em frequência de circuitos reais.</w:t>
            </w:r>
          </w:p>
          <w:p w14:paraId="6069F90A" w14:textId="736A594C" w:rsidR="00F862B3" w:rsidRPr="00916EF9" w:rsidRDefault="00F862B3" w:rsidP="00F862B3">
            <w:pPr>
              <w:pStyle w:val="PargrafodaLista"/>
              <w:numPr>
                <w:ilvl w:val="0"/>
                <w:numId w:val="3"/>
              </w:numPr>
              <w:pBdr>
                <w:top w:val="nil"/>
                <w:left w:val="nil"/>
                <w:bottom w:val="nil"/>
                <w:right w:val="nil"/>
                <w:between w:val="nil"/>
              </w:pBdr>
              <w:jc w:val="both"/>
              <w:rPr>
                <w:rFonts w:ascii="Arial" w:eastAsia="Arial" w:hAnsi="Arial" w:cs="Arial"/>
              </w:rPr>
            </w:pPr>
            <w:r w:rsidRPr="00F862B3">
              <w:rPr>
                <w:rFonts w:ascii="Arial" w:eastAsia="Arial" w:hAnsi="Arial" w:cs="Arial"/>
              </w:rPr>
              <w:t>Avaliar potência e energia em RPS, distinguindo componentes ativa, reativa e aparente.</w:t>
            </w:r>
          </w:p>
          <w:p w14:paraId="5FB82643" w14:textId="77777777" w:rsidR="00691CA6" w:rsidRPr="00581770" w:rsidRDefault="00F862B3" w:rsidP="00916EF9">
            <w:pPr>
              <w:pStyle w:val="PargrafodaLista"/>
              <w:numPr>
                <w:ilvl w:val="0"/>
                <w:numId w:val="3"/>
              </w:numPr>
              <w:pBdr>
                <w:top w:val="nil"/>
                <w:left w:val="nil"/>
                <w:bottom w:val="nil"/>
                <w:right w:val="nil"/>
                <w:between w:val="nil"/>
              </w:pBdr>
              <w:jc w:val="both"/>
              <w:rPr>
                <w:rFonts w:ascii="Arial" w:eastAsia="Arial" w:hAnsi="Arial" w:cs="Arial"/>
                <w:i/>
              </w:rPr>
            </w:pPr>
            <w:r w:rsidRPr="00F862B3">
              <w:rPr>
                <w:rFonts w:ascii="Arial" w:eastAsia="Arial" w:hAnsi="Arial" w:cs="Arial"/>
              </w:rPr>
              <w:t>Medir potência elétrica e fator de potência, correlacionando resultados teóricos, simulados e experimentais.</w:t>
            </w:r>
          </w:p>
          <w:p w14:paraId="6AFC4B10" w14:textId="09D7BD72" w:rsidR="00581770" w:rsidRDefault="00B6648F" w:rsidP="00916EF9">
            <w:pPr>
              <w:pStyle w:val="PargrafodaLista"/>
              <w:numPr>
                <w:ilvl w:val="0"/>
                <w:numId w:val="3"/>
              </w:numPr>
              <w:pBdr>
                <w:top w:val="nil"/>
                <w:left w:val="nil"/>
                <w:bottom w:val="nil"/>
                <w:right w:val="nil"/>
                <w:between w:val="nil"/>
              </w:pBdr>
              <w:jc w:val="both"/>
              <w:rPr>
                <w:rFonts w:ascii="Arial" w:eastAsia="Arial" w:hAnsi="Arial" w:cs="Arial"/>
                <w:iCs/>
              </w:rPr>
            </w:pPr>
            <w:r w:rsidRPr="00581770">
              <w:rPr>
                <w:rFonts w:ascii="Arial" w:eastAsia="Arial" w:hAnsi="Arial" w:cs="Arial"/>
                <w:iCs/>
              </w:rPr>
              <w:t>Projetar circuitos oper</w:t>
            </w:r>
            <w:r w:rsidR="00581770" w:rsidRPr="002202DA">
              <w:rPr>
                <w:rFonts w:ascii="Arial" w:eastAsia="Arial" w:hAnsi="Arial" w:cs="Arial"/>
                <w:iCs/>
              </w:rPr>
              <w:t>ando em regime permanente senoidal e filtros simples para atender especificações de ganho, frequência de operação ou banda passante</w:t>
            </w:r>
            <w:r w:rsidR="00581770">
              <w:rPr>
                <w:rFonts w:ascii="Arial" w:eastAsia="Arial" w:hAnsi="Arial" w:cs="Arial"/>
                <w:iCs/>
              </w:rPr>
              <w:t>.</w:t>
            </w:r>
          </w:p>
          <w:p w14:paraId="28A983D3" w14:textId="77777777" w:rsidR="00581770" w:rsidRPr="005129D3" w:rsidRDefault="00581770" w:rsidP="00916EF9">
            <w:pPr>
              <w:pBdr>
                <w:top w:val="nil"/>
                <w:left w:val="nil"/>
                <w:bottom w:val="nil"/>
                <w:right w:val="nil"/>
                <w:between w:val="nil"/>
              </w:pBdr>
              <w:jc w:val="both"/>
              <w:rPr>
                <w:rFonts w:ascii="Arial" w:eastAsia="Arial" w:hAnsi="Arial" w:cs="Arial"/>
                <w:i/>
              </w:rPr>
            </w:pPr>
          </w:p>
          <w:p w14:paraId="65BBC406" w14:textId="03993C43" w:rsidR="00916EF9" w:rsidRPr="00734F2A" w:rsidRDefault="00916EF9" w:rsidP="00916EF9">
            <w:pPr>
              <w:pBdr>
                <w:top w:val="nil"/>
                <w:left w:val="nil"/>
                <w:bottom w:val="nil"/>
                <w:right w:val="nil"/>
                <w:between w:val="nil"/>
              </w:pBdr>
              <w:jc w:val="both"/>
              <w:rPr>
                <w:rFonts w:ascii="Arial" w:eastAsia="Arial" w:hAnsi="Arial" w:cs="Arial"/>
                <w:i/>
                <w:lang w:val="en-US"/>
              </w:rPr>
            </w:pPr>
            <w:r w:rsidRPr="00734F2A">
              <w:rPr>
                <w:rFonts w:ascii="Arial" w:eastAsia="Arial" w:hAnsi="Arial" w:cs="Arial"/>
                <w:i/>
                <w:lang w:val="en-US"/>
              </w:rPr>
              <w:t xml:space="preserve">This course is designed to develop the competencies defined </w:t>
            </w:r>
            <w:r w:rsidRPr="009766E6">
              <w:rPr>
                <w:rFonts w:ascii="Arial" w:eastAsia="Arial" w:hAnsi="Arial" w:cs="Arial"/>
                <w:i/>
                <w:lang w:val="en-US"/>
              </w:rPr>
              <w:t xml:space="preserve">in accordance with the guidelines established in the pedagogical project. </w:t>
            </w:r>
            <w:r w:rsidRPr="00734F2A">
              <w:rPr>
                <w:rFonts w:ascii="Arial" w:eastAsia="Arial" w:hAnsi="Arial" w:cs="Arial"/>
                <w:i/>
                <w:lang w:val="en-US"/>
              </w:rPr>
              <w:t>To this end, the following learning objectives are established:</w:t>
            </w:r>
          </w:p>
          <w:p w14:paraId="0082255D" w14:textId="77777777" w:rsidR="00916EF9" w:rsidRPr="00734F2A" w:rsidRDefault="00916EF9" w:rsidP="00916EF9">
            <w:pPr>
              <w:pBdr>
                <w:top w:val="nil"/>
                <w:left w:val="nil"/>
                <w:bottom w:val="nil"/>
                <w:right w:val="nil"/>
                <w:between w:val="nil"/>
              </w:pBdr>
              <w:jc w:val="both"/>
              <w:rPr>
                <w:rFonts w:ascii="Arial" w:eastAsia="Arial" w:hAnsi="Arial" w:cs="Arial"/>
                <w:i/>
                <w:lang w:val="en-US"/>
              </w:rPr>
            </w:pPr>
          </w:p>
          <w:p w14:paraId="6F5C1390" w14:textId="00445B80" w:rsidR="00916EF9" w:rsidRPr="009766E6" w:rsidRDefault="00916EF9" w:rsidP="00916EF9">
            <w:pPr>
              <w:numPr>
                <w:ilvl w:val="0"/>
                <w:numId w:val="4"/>
              </w:numPr>
              <w:pBdr>
                <w:top w:val="nil"/>
                <w:left w:val="nil"/>
                <w:bottom w:val="nil"/>
                <w:right w:val="nil"/>
                <w:between w:val="nil"/>
              </w:pBdr>
              <w:jc w:val="both"/>
              <w:rPr>
                <w:rFonts w:ascii="Arial" w:eastAsia="Arial" w:hAnsi="Arial" w:cs="Arial"/>
                <w:i/>
                <w:lang w:val="en-US"/>
              </w:rPr>
            </w:pPr>
            <w:r w:rsidRPr="009766E6">
              <w:rPr>
                <w:rFonts w:ascii="Arial" w:eastAsia="Arial" w:hAnsi="Arial" w:cs="Arial"/>
                <w:i/>
                <w:lang w:val="en-US"/>
              </w:rPr>
              <w:t>Analyze, simulate, and characterize circuits employing ideal and non-ideal operational amplifiers.</w:t>
            </w:r>
          </w:p>
          <w:p w14:paraId="3A675F0B" w14:textId="77777777" w:rsidR="00916EF9" w:rsidRPr="009766E6" w:rsidRDefault="00916EF9" w:rsidP="00916EF9">
            <w:pPr>
              <w:numPr>
                <w:ilvl w:val="0"/>
                <w:numId w:val="4"/>
              </w:numPr>
              <w:pBdr>
                <w:top w:val="nil"/>
                <w:left w:val="nil"/>
                <w:bottom w:val="nil"/>
                <w:right w:val="nil"/>
                <w:between w:val="nil"/>
              </w:pBdr>
              <w:jc w:val="both"/>
              <w:rPr>
                <w:rFonts w:ascii="Arial" w:eastAsia="Arial" w:hAnsi="Arial" w:cs="Arial"/>
                <w:i/>
                <w:lang w:val="en-US"/>
              </w:rPr>
            </w:pPr>
            <w:r w:rsidRPr="009766E6">
              <w:rPr>
                <w:rFonts w:ascii="Arial" w:eastAsia="Arial" w:hAnsi="Arial" w:cs="Arial"/>
                <w:i/>
                <w:lang w:val="en-US"/>
              </w:rPr>
              <w:t>Understand the constitutive relationships of capacitors and inductors, as well as the concepts of energy storage and power associated with these elements.</w:t>
            </w:r>
          </w:p>
          <w:p w14:paraId="2AB5F9D8" w14:textId="77777777" w:rsidR="00916EF9" w:rsidRPr="009766E6" w:rsidRDefault="00916EF9" w:rsidP="00916EF9">
            <w:pPr>
              <w:numPr>
                <w:ilvl w:val="0"/>
                <w:numId w:val="4"/>
              </w:numPr>
              <w:pBdr>
                <w:top w:val="nil"/>
                <w:left w:val="nil"/>
                <w:bottom w:val="nil"/>
                <w:right w:val="nil"/>
                <w:between w:val="nil"/>
              </w:pBdr>
              <w:jc w:val="both"/>
              <w:rPr>
                <w:rFonts w:ascii="Arial" w:eastAsia="Arial" w:hAnsi="Arial" w:cs="Arial"/>
                <w:i/>
                <w:lang w:val="en-US"/>
              </w:rPr>
            </w:pPr>
            <w:r w:rsidRPr="009766E6">
              <w:rPr>
                <w:rFonts w:ascii="Arial" w:eastAsia="Arial" w:hAnsi="Arial" w:cs="Arial"/>
                <w:i/>
                <w:lang w:val="en-US"/>
              </w:rPr>
              <w:t>Represent sinusoidal quantities using phasors in both polar and rectangular forms, establishing phasor relationships in circuit elements.</w:t>
            </w:r>
          </w:p>
          <w:p w14:paraId="223EACEF" w14:textId="77777777" w:rsidR="00916EF9" w:rsidRPr="009766E6" w:rsidRDefault="00916EF9" w:rsidP="00916EF9">
            <w:pPr>
              <w:numPr>
                <w:ilvl w:val="0"/>
                <w:numId w:val="4"/>
              </w:numPr>
              <w:pBdr>
                <w:top w:val="nil"/>
                <w:left w:val="nil"/>
                <w:bottom w:val="nil"/>
                <w:right w:val="nil"/>
                <w:between w:val="nil"/>
              </w:pBdr>
              <w:jc w:val="both"/>
              <w:rPr>
                <w:rFonts w:ascii="Arial" w:eastAsia="Arial" w:hAnsi="Arial" w:cs="Arial"/>
                <w:i/>
                <w:lang w:val="en-US"/>
              </w:rPr>
            </w:pPr>
            <w:r w:rsidRPr="009766E6">
              <w:rPr>
                <w:rFonts w:ascii="Arial" w:eastAsia="Arial" w:hAnsi="Arial" w:cs="Arial"/>
                <w:i/>
                <w:lang w:val="en-US"/>
              </w:rPr>
              <w:t>Understand and apply the concepts of impedance and admittance in alternating current circuits.</w:t>
            </w:r>
          </w:p>
          <w:p w14:paraId="597D2204" w14:textId="77777777" w:rsidR="00916EF9" w:rsidRPr="009766E6" w:rsidRDefault="00916EF9" w:rsidP="00916EF9">
            <w:pPr>
              <w:numPr>
                <w:ilvl w:val="0"/>
                <w:numId w:val="4"/>
              </w:numPr>
              <w:pBdr>
                <w:top w:val="nil"/>
                <w:left w:val="nil"/>
                <w:bottom w:val="nil"/>
                <w:right w:val="nil"/>
                <w:between w:val="nil"/>
              </w:pBdr>
              <w:jc w:val="both"/>
              <w:rPr>
                <w:rFonts w:ascii="Arial" w:eastAsia="Arial" w:hAnsi="Arial" w:cs="Arial"/>
                <w:i/>
                <w:lang w:val="en-US"/>
              </w:rPr>
            </w:pPr>
            <w:r w:rsidRPr="009766E6">
              <w:rPr>
                <w:rFonts w:ascii="Arial" w:eastAsia="Arial" w:hAnsi="Arial" w:cs="Arial"/>
                <w:i/>
                <w:lang w:val="en-US"/>
              </w:rPr>
              <w:t>Apply and experimentally validate Kirchhoff’s Laws in the phasor domain.</w:t>
            </w:r>
          </w:p>
          <w:p w14:paraId="308EE173" w14:textId="77777777" w:rsidR="00916EF9" w:rsidRPr="009766E6" w:rsidRDefault="00916EF9" w:rsidP="00916EF9">
            <w:pPr>
              <w:numPr>
                <w:ilvl w:val="0"/>
                <w:numId w:val="4"/>
              </w:numPr>
              <w:pBdr>
                <w:top w:val="nil"/>
                <w:left w:val="nil"/>
                <w:bottom w:val="nil"/>
                <w:right w:val="nil"/>
                <w:between w:val="nil"/>
              </w:pBdr>
              <w:jc w:val="both"/>
              <w:rPr>
                <w:rFonts w:ascii="Arial" w:eastAsia="Arial" w:hAnsi="Arial" w:cs="Arial"/>
                <w:i/>
                <w:lang w:val="en-US"/>
              </w:rPr>
            </w:pPr>
            <w:r w:rsidRPr="009766E6">
              <w:rPr>
                <w:rFonts w:ascii="Arial" w:eastAsia="Arial" w:hAnsi="Arial" w:cs="Arial"/>
                <w:i/>
                <w:lang w:val="en-US"/>
              </w:rPr>
              <w:t>Study circuits in the sinusoidal steady-state, including configurations with mutual inductance, using nodal and mesh analysis.</w:t>
            </w:r>
          </w:p>
          <w:p w14:paraId="746BC520" w14:textId="77777777" w:rsidR="00916EF9" w:rsidRPr="009766E6" w:rsidRDefault="00916EF9" w:rsidP="00916EF9">
            <w:pPr>
              <w:numPr>
                <w:ilvl w:val="0"/>
                <w:numId w:val="4"/>
              </w:numPr>
              <w:pBdr>
                <w:top w:val="nil"/>
                <w:left w:val="nil"/>
                <w:bottom w:val="nil"/>
                <w:right w:val="nil"/>
                <w:between w:val="nil"/>
              </w:pBdr>
              <w:jc w:val="both"/>
              <w:rPr>
                <w:rFonts w:ascii="Arial" w:eastAsia="Arial" w:hAnsi="Arial" w:cs="Arial"/>
                <w:i/>
                <w:lang w:val="en-US"/>
              </w:rPr>
            </w:pPr>
            <w:r w:rsidRPr="009766E6">
              <w:rPr>
                <w:rFonts w:ascii="Arial" w:eastAsia="Arial" w:hAnsi="Arial" w:cs="Arial"/>
                <w:i/>
                <w:lang w:val="en-US"/>
              </w:rPr>
              <w:t xml:space="preserve">Employ circuit simplification techniques in the sinusoidal steady-state, including </w:t>
            </w:r>
            <w:proofErr w:type="spellStart"/>
            <w:r w:rsidRPr="009766E6">
              <w:rPr>
                <w:rFonts w:ascii="Arial" w:eastAsia="Arial" w:hAnsi="Arial" w:cs="Arial"/>
                <w:i/>
                <w:lang w:val="en-US"/>
              </w:rPr>
              <w:t>Thévenin</w:t>
            </w:r>
            <w:proofErr w:type="spellEnd"/>
            <w:r w:rsidRPr="009766E6">
              <w:rPr>
                <w:rFonts w:ascii="Arial" w:eastAsia="Arial" w:hAnsi="Arial" w:cs="Arial"/>
                <w:i/>
                <w:lang w:val="en-US"/>
              </w:rPr>
              <w:t xml:space="preserve"> and Norton equivalent circuits.</w:t>
            </w:r>
          </w:p>
          <w:p w14:paraId="65766059" w14:textId="77777777" w:rsidR="00916EF9" w:rsidRPr="009766E6" w:rsidRDefault="00916EF9" w:rsidP="00916EF9">
            <w:pPr>
              <w:numPr>
                <w:ilvl w:val="0"/>
                <w:numId w:val="4"/>
              </w:numPr>
              <w:pBdr>
                <w:top w:val="nil"/>
                <w:left w:val="nil"/>
                <w:bottom w:val="nil"/>
                <w:right w:val="nil"/>
                <w:between w:val="nil"/>
              </w:pBdr>
              <w:jc w:val="both"/>
              <w:rPr>
                <w:rFonts w:ascii="Arial" w:eastAsia="Arial" w:hAnsi="Arial" w:cs="Arial"/>
                <w:i/>
                <w:lang w:val="en-US"/>
              </w:rPr>
            </w:pPr>
            <w:r w:rsidRPr="009766E6">
              <w:rPr>
                <w:rFonts w:ascii="Arial" w:eastAsia="Arial" w:hAnsi="Arial" w:cs="Arial"/>
                <w:i/>
                <w:lang w:val="en-US"/>
              </w:rPr>
              <w:t>Derive analytical expressions and analyze the frequency response of passive circuits.</w:t>
            </w:r>
          </w:p>
          <w:p w14:paraId="095B1CC3" w14:textId="77777777" w:rsidR="00916EF9" w:rsidRPr="009766E6" w:rsidRDefault="00916EF9" w:rsidP="00916EF9">
            <w:pPr>
              <w:numPr>
                <w:ilvl w:val="0"/>
                <w:numId w:val="4"/>
              </w:numPr>
              <w:pBdr>
                <w:top w:val="nil"/>
                <w:left w:val="nil"/>
                <w:bottom w:val="nil"/>
                <w:right w:val="nil"/>
                <w:between w:val="nil"/>
              </w:pBdr>
              <w:jc w:val="both"/>
              <w:rPr>
                <w:rFonts w:ascii="Arial" w:eastAsia="Arial" w:hAnsi="Arial" w:cs="Arial"/>
                <w:i/>
                <w:lang w:val="en-US"/>
              </w:rPr>
            </w:pPr>
            <w:r w:rsidRPr="009766E6">
              <w:rPr>
                <w:rFonts w:ascii="Arial" w:eastAsia="Arial" w:hAnsi="Arial" w:cs="Arial"/>
                <w:i/>
                <w:lang w:val="en-US"/>
              </w:rPr>
              <w:t>Simulate and assemble laboratory circuits in the sinusoidal steady-state involving resistors, capacitors, inductors, and operational amplifiers.</w:t>
            </w:r>
          </w:p>
          <w:p w14:paraId="076B23EF" w14:textId="3FD74DCD" w:rsidR="00916EF9" w:rsidRPr="009766E6" w:rsidRDefault="00581770" w:rsidP="00916EF9">
            <w:pPr>
              <w:numPr>
                <w:ilvl w:val="0"/>
                <w:numId w:val="4"/>
              </w:numPr>
              <w:pBdr>
                <w:top w:val="nil"/>
                <w:left w:val="nil"/>
                <w:bottom w:val="nil"/>
                <w:right w:val="nil"/>
                <w:between w:val="nil"/>
              </w:pBdr>
              <w:jc w:val="both"/>
              <w:rPr>
                <w:rFonts w:ascii="Arial" w:eastAsia="Arial" w:hAnsi="Arial" w:cs="Arial"/>
                <w:i/>
                <w:lang w:val="en-US"/>
              </w:rPr>
            </w:pPr>
            <w:r>
              <w:rPr>
                <w:rFonts w:ascii="Arial" w:eastAsia="Arial" w:hAnsi="Arial" w:cs="Arial"/>
                <w:i/>
                <w:lang w:val="en-US"/>
              </w:rPr>
              <w:t>Measure</w:t>
            </w:r>
            <w:r w:rsidRPr="009766E6">
              <w:rPr>
                <w:rFonts w:ascii="Arial" w:eastAsia="Arial" w:hAnsi="Arial" w:cs="Arial"/>
                <w:i/>
                <w:lang w:val="en-US"/>
              </w:rPr>
              <w:t xml:space="preserve"> </w:t>
            </w:r>
            <w:r w:rsidR="00916EF9" w:rsidRPr="009766E6">
              <w:rPr>
                <w:rFonts w:ascii="Arial" w:eastAsia="Arial" w:hAnsi="Arial" w:cs="Arial"/>
                <w:i/>
                <w:lang w:val="en-US"/>
              </w:rPr>
              <w:t>and interpret the frequency response of practical circuits.</w:t>
            </w:r>
          </w:p>
          <w:p w14:paraId="344E390E" w14:textId="77777777" w:rsidR="00916EF9" w:rsidRPr="009766E6" w:rsidRDefault="00916EF9" w:rsidP="00916EF9">
            <w:pPr>
              <w:numPr>
                <w:ilvl w:val="0"/>
                <w:numId w:val="4"/>
              </w:numPr>
              <w:pBdr>
                <w:top w:val="nil"/>
                <w:left w:val="nil"/>
                <w:bottom w:val="nil"/>
                <w:right w:val="nil"/>
                <w:between w:val="nil"/>
              </w:pBdr>
              <w:jc w:val="both"/>
              <w:rPr>
                <w:rFonts w:ascii="Arial" w:eastAsia="Arial" w:hAnsi="Arial" w:cs="Arial"/>
                <w:i/>
                <w:lang w:val="en-US"/>
              </w:rPr>
            </w:pPr>
            <w:r w:rsidRPr="009766E6">
              <w:rPr>
                <w:rFonts w:ascii="Arial" w:eastAsia="Arial" w:hAnsi="Arial" w:cs="Arial"/>
                <w:i/>
                <w:lang w:val="en-US"/>
              </w:rPr>
              <w:t>Evaluate power and energy in alternating current circuits, distinguishing active, reactive, and apparent power components.</w:t>
            </w:r>
          </w:p>
          <w:p w14:paraId="12BC7396" w14:textId="77777777" w:rsidR="00916EF9" w:rsidRDefault="00916EF9" w:rsidP="004210E5">
            <w:pPr>
              <w:numPr>
                <w:ilvl w:val="0"/>
                <w:numId w:val="4"/>
              </w:numPr>
              <w:pBdr>
                <w:top w:val="nil"/>
                <w:left w:val="nil"/>
                <w:bottom w:val="nil"/>
                <w:right w:val="nil"/>
                <w:between w:val="nil"/>
              </w:pBdr>
              <w:jc w:val="both"/>
              <w:rPr>
                <w:rFonts w:ascii="Arial" w:eastAsia="Arial" w:hAnsi="Arial" w:cs="Arial"/>
                <w:i/>
                <w:lang w:val="en-US"/>
              </w:rPr>
            </w:pPr>
            <w:r w:rsidRPr="009766E6">
              <w:rPr>
                <w:rFonts w:ascii="Arial" w:eastAsia="Arial" w:hAnsi="Arial" w:cs="Arial"/>
                <w:i/>
                <w:lang w:val="en-US"/>
              </w:rPr>
              <w:t>Measure electric power and power factor, correlating theoretical, simulated, and experimental results.</w:t>
            </w:r>
          </w:p>
          <w:p w14:paraId="43A77EAB" w14:textId="10B537F7" w:rsidR="00581770" w:rsidRDefault="00581770" w:rsidP="004210E5">
            <w:pPr>
              <w:numPr>
                <w:ilvl w:val="0"/>
                <w:numId w:val="4"/>
              </w:numPr>
              <w:pBdr>
                <w:top w:val="nil"/>
                <w:left w:val="nil"/>
                <w:bottom w:val="nil"/>
                <w:right w:val="nil"/>
                <w:between w:val="nil"/>
              </w:pBdr>
              <w:jc w:val="both"/>
              <w:rPr>
                <w:rFonts w:ascii="Arial" w:eastAsia="Arial" w:hAnsi="Arial" w:cs="Arial"/>
                <w:i/>
                <w:lang w:val="en-US"/>
              </w:rPr>
            </w:pPr>
            <w:r w:rsidRPr="00CC124F">
              <w:rPr>
                <w:rFonts w:ascii="Arial" w:eastAsia="Arial" w:hAnsi="Arial" w:cs="Arial"/>
                <w:i/>
                <w:lang w:val="en-US"/>
              </w:rPr>
              <w:t>Design circuits operating in sinusoidal steady state and simple filters to meet specified gain, operating frequency, or passband requirements</w:t>
            </w:r>
          </w:p>
          <w:p w14:paraId="5DD9CECA" w14:textId="134FBA20" w:rsidR="00B913A2" w:rsidRPr="00916EF9" w:rsidRDefault="00B913A2" w:rsidP="00581770">
            <w:pPr>
              <w:pBdr>
                <w:top w:val="nil"/>
                <w:left w:val="nil"/>
                <w:bottom w:val="nil"/>
                <w:right w:val="nil"/>
                <w:between w:val="nil"/>
              </w:pBdr>
              <w:ind w:left="360"/>
              <w:jc w:val="both"/>
              <w:rPr>
                <w:rFonts w:ascii="Arial" w:eastAsia="Arial" w:hAnsi="Arial" w:cs="Arial"/>
                <w:i/>
                <w:lang w:val="en-US"/>
              </w:rPr>
            </w:pPr>
          </w:p>
        </w:tc>
      </w:tr>
      <w:tr w:rsidR="00691CA6" w:rsidRPr="000C3ABC" w14:paraId="17271C69" w14:textId="77777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13AE0CA0" w14:textId="77777777" w:rsidR="00691CA6" w:rsidRPr="00FA7798" w:rsidRDefault="00691CA6">
            <w:pPr>
              <w:widowControl/>
              <w:pBdr>
                <w:top w:val="nil"/>
                <w:left w:val="nil"/>
                <w:bottom w:val="nil"/>
                <w:right w:val="nil"/>
                <w:between w:val="nil"/>
              </w:pBdr>
              <w:rPr>
                <w:rFonts w:ascii="Arial" w:eastAsia="Arial" w:hAnsi="Arial" w:cs="Arial"/>
                <w:color w:val="000000"/>
                <w:lang w:val="en-US"/>
              </w:rPr>
            </w:pPr>
          </w:p>
        </w:tc>
      </w:tr>
      <w:tr w:rsidR="00691CA6" w:rsidRPr="000C3ABC" w14:paraId="20819B59"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5279AA28" w14:textId="77777777" w:rsidR="00691CA6" w:rsidRPr="00FA7798" w:rsidRDefault="00691CA6">
            <w:pPr>
              <w:widowControl/>
              <w:pBdr>
                <w:top w:val="nil"/>
                <w:left w:val="nil"/>
                <w:bottom w:val="nil"/>
                <w:right w:val="nil"/>
                <w:between w:val="nil"/>
              </w:pBdr>
              <w:tabs>
                <w:tab w:val="center" w:pos="4252"/>
                <w:tab w:val="right" w:pos="8504"/>
              </w:tabs>
              <w:rPr>
                <w:rFonts w:ascii="Arial" w:eastAsia="Arial" w:hAnsi="Arial" w:cs="Arial"/>
                <w:color w:val="000000"/>
                <w:lang w:val="en-US"/>
              </w:rPr>
            </w:pPr>
          </w:p>
        </w:tc>
      </w:tr>
      <w:tr w:rsidR="00691CA6" w14:paraId="2C03450B" w14:textId="77777777">
        <w:trPr>
          <w:cantSplit/>
        </w:trPr>
        <w:tc>
          <w:tcPr>
            <w:tcW w:w="9331" w:type="dxa"/>
            <w:gridSpan w:val="9"/>
            <w:tcBorders>
              <w:top w:val="single" w:sz="12" w:space="0" w:color="000000"/>
              <w:left w:val="single" w:sz="18" w:space="0" w:color="000000"/>
              <w:bottom w:val="single" w:sz="4" w:space="0" w:color="000000"/>
              <w:right w:val="single" w:sz="18" w:space="0" w:color="000000"/>
            </w:tcBorders>
            <w:tcMar>
              <w:top w:w="0" w:type="dxa"/>
              <w:left w:w="108" w:type="dxa"/>
              <w:bottom w:w="0" w:type="dxa"/>
              <w:right w:w="108" w:type="dxa"/>
            </w:tcMar>
          </w:tcPr>
          <w:p w14:paraId="27315E81" w14:textId="77777777" w:rsidR="00691CA6" w:rsidRDefault="00B86625">
            <w:pPr>
              <w:widowControl/>
              <w:pBdr>
                <w:top w:val="nil"/>
                <w:left w:val="nil"/>
                <w:bottom w:val="nil"/>
                <w:right w:val="nil"/>
                <w:between w:val="nil"/>
              </w:pBdr>
              <w:rPr>
                <w:rFonts w:ascii="Arial" w:eastAsia="Arial" w:hAnsi="Arial" w:cs="Arial"/>
                <w:color w:val="000000"/>
              </w:rPr>
            </w:pPr>
            <w:r w:rsidRPr="004210E5">
              <w:rPr>
                <w:rFonts w:ascii="Arial" w:eastAsia="Arial" w:hAnsi="Arial" w:cs="Arial"/>
                <w:color w:val="000000"/>
              </w:rPr>
              <w:t xml:space="preserve">9.  Responsável / </w:t>
            </w:r>
            <w:r w:rsidRPr="004210E5">
              <w:rPr>
                <w:rFonts w:ascii="Arial" w:eastAsia="Arial" w:hAnsi="Arial" w:cs="Arial"/>
                <w:i/>
                <w:color w:val="000000"/>
              </w:rPr>
              <w:t>Person in charge</w:t>
            </w:r>
            <w:r w:rsidRPr="004210E5">
              <w:rPr>
                <w:rFonts w:ascii="Arial" w:eastAsia="Arial" w:hAnsi="Arial" w:cs="Arial"/>
                <w:color w:val="000000"/>
              </w:rPr>
              <w:t xml:space="preserve"> (fornecer número funcional e nome)</w:t>
            </w:r>
          </w:p>
        </w:tc>
      </w:tr>
      <w:tr w:rsidR="00691CA6" w14:paraId="32388A0F" w14:textId="77777777">
        <w:tc>
          <w:tcPr>
            <w:tcW w:w="533" w:type="dxa"/>
            <w:tcBorders>
              <w:left w:val="single" w:sz="18" w:space="0" w:color="000000"/>
            </w:tcBorders>
            <w:tcMar>
              <w:top w:w="0" w:type="dxa"/>
              <w:left w:w="108" w:type="dxa"/>
              <w:bottom w:w="0" w:type="dxa"/>
              <w:right w:w="108" w:type="dxa"/>
            </w:tcMar>
          </w:tcPr>
          <w:p w14:paraId="147C8A18" w14:textId="77777777" w:rsidR="00691CA6" w:rsidRDefault="00B86625">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N</w:t>
            </w:r>
            <w:r>
              <w:rPr>
                <w:rFonts w:ascii="Arial" w:eastAsia="Arial" w:hAnsi="Arial" w:cs="Arial"/>
                <w:color w:val="000000"/>
                <w:vertAlign w:val="superscript"/>
              </w:rPr>
              <w:t>o</w:t>
            </w:r>
          </w:p>
        </w:tc>
        <w:tc>
          <w:tcPr>
            <w:tcW w:w="1276" w:type="dxa"/>
            <w:gridSpan w:val="2"/>
            <w:tcBorders>
              <w:left w:val="dotted" w:sz="4" w:space="0" w:color="000000"/>
            </w:tcBorders>
            <w:tcMar>
              <w:top w:w="0" w:type="dxa"/>
              <w:left w:w="108" w:type="dxa"/>
              <w:bottom w:w="0" w:type="dxa"/>
              <w:right w:w="108" w:type="dxa"/>
            </w:tcMar>
          </w:tcPr>
          <w:p w14:paraId="08CA7F0F" w14:textId="51F8F97C" w:rsidR="00691CA6" w:rsidRPr="00734F2A" w:rsidRDefault="00734F2A">
            <w:pPr>
              <w:widowControl/>
              <w:pBdr>
                <w:top w:val="nil"/>
                <w:left w:val="nil"/>
                <w:bottom w:val="nil"/>
                <w:right w:val="nil"/>
                <w:between w:val="nil"/>
              </w:pBdr>
              <w:jc w:val="center"/>
              <w:rPr>
                <w:rFonts w:ascii="Arial" w:eastAsia="Arial" w:hAnsi="Arial" w:cs="Arial"/>
                <w:bCs/>
              </w:rPr>
            </w:pPr>
            <w:r w:rsidRPr="00734F2A">
              <w:rPr>
                <w:rFonts w:ascii="Arial" w:eastAsia="Arial" w:hAnsi="Arial" w:cs="Arial"/>
                <w:bCs/>
              </w:rPr>
              <w:t>133930</w:t>
            </w:r>
          </w:p>
          <w:p w14:paraId="4BFD82F3" w14:textId="77777777" w:rsidR="00691CA6" w:rsidRPr="00734F2A" w:rsidRDefault="00734F2A">
            <w:pPr>
              <w:widowControl/>
              <w:pBdr>
                <w:top w:val="nil"/>
                <w:left w:val="nil"/>
                <w:bottom w:val="nil"/>
                <w:right w:val="nil"/>
                <w:between w:val="nil"/>
              </w:pBdr>
              <w:jc w:val="center"/>
              <w:rPr>
                <w:rFonts w:ascii="Arial" w:eastAsia="Arial" w:hAnsi="Arial" w:cs="Arial"/>
                <w:bCs/>
              </w:rPr>
            </w:pPr>
            <w:r w:rsidRPr="00734F2A">
              <w:rPr>
                <w:rFonts w:ascii="Arial" w:eastAsia="Arial" w:hAnsi="Arial" w:cs="Arial"/>
                <w:bCs/>
              </w:rPr>
              <w:t>6606027</w:t>
            </w:r>
          </w:p>
          <w:p w14:paraId="7569D398" w14:textId="77777777" w:rsidR="00734F2A" w:rsidRPr="00734F2A" w:rsidRDefault="00734F2A">
            <w:pPr>
              <w:widowControl/>
              <w:pBdr>
                <w:top w:val="nil"/>
                <w:left w:val="nil"/>
                <w:bottom w:val="nil"/>
                <w:right w:val="nil"/>
                <w:between w:val="nil"/>
              </w:pBdr>
              <w:jc w:val="center"/>
              <w:rPr>
                <w:rFonts w:ascii="Arial" w:eastAsia="Arial" w:hAnsi="Arial" w:cs="Arial"/>
                <w:bCs/>
              </w:rPr>
            </w:pPr>
            <w:r w:rsidRPr="00734F2A">
              <w:rPr>
                <w:rFonts w:ascii="Arial" w:eastAsia="Arial" w:hAnsi="Arial" w:cs="Arial"/>
                <w:bCs/>
              </w:rPr>
              <w:t>1488469</w:t>
            </w:r>
          </w:p>
          <w:p w14:paraId="5B7908BC" w14:textId="59891065" w:rsidR="00734F2A" w:rsidRDefault="00734F2A">
            <w:pPr>
              <w:widowControl/>
              <w:pBdr>
                <w:top w:val="nil"/>
                <w:left w:val="nil"/>
                <w:bottom w:val="nil"/>
                <w:right w:val="nil"/>
                <w:between w:val="nil"/>
              </w:pBdr>
              <w:jc w:val="center"/>
              <w:rPr>
                <w:rFonts w:ascii="Arial" w:eastAsia="Arial" w:hAnsi="Arial" w:cs="Arial"/>
                <w:b/>
              </w:rPr>
            </w:pPr>
            <w:r w:rsidRPr="00734F2A">
              <w:rPr>
                <w:rFonts w:ascii="Arial" w:eastAsia="Arial" w:hAnsi="Arial" w:cs="Arial"/>
                <w:bCs/>
              </w:rPr>
              <w:t>63599</w:t>
            </w:r>
          </w:p>
        </w:tc>
        <w:tc>
          <w:tcPr>
            <w:tcW w:w="851" w:type="dxa"/>
            <w:gridSpan w:val="2"/>
            <w:tcBorders>
              <w:top w:val="dotted" w:sz="4" w:space="0" w:color="000000"/>
              <w:left w:val="dotted" w:sz="4" w:space="0" w:color="000000"/>
              <w:bottom w:val="dotted" w:sz="4" w:space="0" w:color="000000"/>
            </w:tcBorders>
            <w:tcMar>
              <w:top w:w="0" w:type="dxa"/>
              <w:left w:w="108" w:type="dxa"/>
              <w:bottom w:w="0" w:type="dxa"/>
              <w:right w:w="108" w:type="dxa"/>
            </w:tcMar>
          </w:tcPr>
          <w:p w14:paraId="4D510D88" w14:textId="77777777" w:rsidR="00691CA6" w:rsidRDefault="00B86625">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Nome</w:t>
            </w:r>
          </w:p>
        </w:tc>
        <w:tc>
          <w:tcPr>
            <w:tcW w:w="6671" w:type="dxa"/>
            <w:gridSpan w:val="4"/>
            <w:tcBorders>
              <w:left w:val="dotted" w:sz="4" w:space="0" w:color="000000"/>
              <w:right w:val="single" w:sz="18" w:space="0" w:color="000000"/>
            </w:tcBorders>
            <w:tcMar>
              <w:top w:w="0" w:type="dxa"/>
              <w:left w:w="108" w:type="dxa"/>
              <w:bottom w:w="0" w:type="dxa"/>
              <w:right w:w="108" w:type="dxa"/>
            </w:tcMar>
          </w:tcPr>
          <w:p w14:paraId="55E643AF" w14:textId="77777777" w:rsidR="00734F2A" w:rsidRPr="00734F2A" w:rsidRDefault="00734F2A" w:rsidP="00734F2A">
            <w:pPr>
              <w:widowControl/>
              <w:pBdr>
                <w:top w:val="nil"/>
                <w:left w:val="nil"/>
                <w:bottom w:val="nil"/>
                <w:right w:val="nil"/>
                <w:between w:val="nil"/>
              </w:pBdr>
              <w:tabs>
                <w:tab w:val="center" w:pos="4252"/>
                <w:tab w:val="right" w:pos="8504"/>
              </w:tabs>
              <w:rPr>
                <w:rFonts w:ascii="Arial" w:eastAsia="Arial" w:hAnsi="Arial" w:cs="Arial"/>
                <w:bCs/>
              </w:rPr>
            </w:pPr>
            <w:r w:rsidRPr="00734F2A">
              <w:rPr>
                <w:rFonts w:ascii="Arial" w:eastAsia="Arial" w:hAnsi="Arial" w:cs="Arial"/>
                <w:bCs/>
              </w:rPr>
              <w:t>Elisabete Galeazzo</w:t>
            </w:r>
          </w:p>
          <w:p w14:paraId="255E8041" w14:textId="664384B1" w:rsidR="00734F2A" w:rsidRPr="00734F2A" w:rsidRDefault="00734F2A" w:rsidP="00734F2A">
            <w:pPr>
              <w:widowControl/>
              <w:pBdr>
                <w:top w:val="nil"/>
                <w:left w:val="nil"/>
                <w:bottom w:val="nil"/>
                <w:right w:val="nil"/>
                <w:between w:val="nil"/>
              </w:pBdr>
              <w:tabs>
                <w:tab w:val="center" w:pos="4252"/>
                <w:tab w:val="right" w:pos="8504"/>
              </w:tabs>
              <w:rPr>
                <w:rFonts w:ascii="Arial" w:eastAsia="Arial" w:hAnsi="Arial" w:cs="Arial"/>
                <w:bCs/>
              </w:rPr>
            </w:pPr>
            <w:r w:rsidRPr="00734F2A">
              <w:rPr>
                <w:rFonts w:ascii="Arial" w:eastAsia="Arial" w:hAnsi="Arial" w:cs="Arial"/>
                <w:bCs/>
              </w:rPr>
              <w:t xml:space="preserve">Ricardo </w:t>
            </w:r>
            <w:r w:rsidR="00066B54">
              <w:rPr>
                <w:rFonts w:ascii="Arial" w:eastAsia="Arial" w:hAnsi="Arial" w:cs="Arial"/>
                <w:bCs/>
              </w:rPr>
              <w:t xml:space="preserve">Cardoso </w:t>
            </w:r>
            <w:r w:rsidRPr="00734F2A">
              <w:rPr>
                <w:rFonts w:ascii="Arial" w:eastAsia="Arial" w:hAnsi="Arial" w:cs="Arial"/>
                <w:bCs/>
              </w:rPr>
              <w:t>Rangel</w:t>
            </w:r>
          </w:p>
          <w:p w14:paraId="638D7F3E" w14:textId="7BAA4E13" w:rsidR="00691CA6" w:rsidRPr="00734F2A" w:rsidRDefault="00B86625">
            <w:pPr>
              <w:widowControl/>
              <w:pBdr>
                <w:top w:val="nil"/>
                <w:left w:val="nil"/>
                <w:bottom w:val="nil"/>
                <w:right w:val="nil"/>
                <w:between w:val="nil"/>
              </w:pBdr>
              <w:tabs>
                <w:tab w:val="center" w:pos="4252"/>
                <w:tab w:val="right" w:pos="8504"/>
              </w:tabs>
              <w:rPr>
                <w:rFonts w:ascii="Arial" w:eastAsia="Arial" w:hAnsi="Arial" w:cs="Arial"/>
                <w:bCs/>
              </w:rPr>
            </w:pPr>
            <w:r w:rsidRPr="00734F2A">
              <w:rPr>
                <w:rFonts w:ascii="Arial" w:eastAsia="Arial" w:hAnsi="Arial" w:cs="Arial"/>
                <w:bCs/>
              </w:rPr>
              <w:t xml:space="preserve">Magno </w:t>
            </w:r>
            <w:r w:rsidR="00066B54" w:rsidRPr="00734F2A">
              <w:rPr>
                <w:rFonts w:ascii="Arial" w:eastAsia="Arial" w:hAnsi="Arial" w:cs="Arial"/>
                <w:bCs/>
              </w:rPr>
              <w:t>Teófilo</w:t>
            </w:r>
            <w:r w:rsidRPr="00734F2A">
              <w:rPr>
                <w:rFonts w:ascii="Arial" w:eastAsia="Arial" w:hAnsi="Arial" w:cs="Arial"/>
                <w:bCs/>
              </w:rPr>
              <w:t xml:space="preserve"> Madeira da Silva </w:t>
            </w:r>
          </w:p>
          <w:p w14:paraId="095C3A62" w14:textId="639C5937" w:rsidR="00691CA6" w:rsidRDefault="00B86625" w:rsidP="00CB247C">
            <w:pPr>
              <w:widowControl/>
              <w:pBdr>
                <w:top w:val="nil"/>
                <w:left w:val="nil"/>
                <w:bottom w:val="nil"/>
                <w:right w:val="nil"/>
                <w:between w:val="nil"/>
              </w:pBdr>
              <w:tabs>
                <w:tab w:val="center" w:pos="4252"/>
                <w:tab w:val="right" w:pos="8504"/>
              </w:tabs>
              <w:rPr>
                <w:rFonts w:ascii="Arial" w:eastAsia="Arial" w:hAnsi="Arial" w:cs="Arial"/>
                <w:b/>
              </w:rPr>
            </w:pPr>
            <w:r w:rsidRPr="00734F2A">
              <w:rPr>
                <w:rFonts w:ascii="Arial" w:eastAsia="Arial" w:hAnsi="Arial" w:cs="Arial"/>
                <w:bCs/>
              </w:rPr>
              <w:t xml:space="preserve">Vitor </w:t>
            </w:r>
            <w:proofErr w:type="spellStart"/>
            <w:r w:rsidR="00066B54">
              <w:rPr>
                <w:rFonts w:ascii="Arial" w:eastAsia="Arial" w:hAnsi="Arial" w:cs="Arial"/>
                <w:bCs/>
              </w:rPr>
              <w:t>Heloiz</w:t>
            </w:r>
            <w:proofErr w:type="spellEnd"/>
            <w:r w:rsidR="00066B54">
              <w:rPr>
                <w:rFonts w:ascii="Arial" w:eastAsia="Arial" w:hAnsi="Arial" w:cs="Arial"/>
                <w:bCs/>
              </w:rPr>
              <w:t xml:space="preserve"> </w:t>
            </w:r>
            <w:r w:rsidRPr="00734F2A">
              <w:rPr>
                <w:rFonts w:ascii="Arial" w:eastAsia="Arial" w:hAnsi="Arial" w:cs="Arial"/>
                <w:bCs/>
              </w:rPr>
              <w:t>Nascimento</w:t>
            </w:r>
            <w:r w:rsidRPr="00734F2A">
              <w:rPr>
                <w:rFonts w:ascii="Arial" w:eastAsia="Arial" w:hAnsi="Arial" w:cs="Arial"/>
                <w:b/>
              </w:rPr>
              <w:t xml:space="preserve"> </w:t>
            </w:r>
          </w:p>
        </w:tc>
      </w:tr>
      <w:tr w:rsidR="00691CA6" w14:paraId="4D880EF6"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3E152DBA" w14:textId="5B315F59" w:rsidR="00691CA6" w:rsidRDefault="00B86625">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10. </w:t>
            </w:r>
            <w:r>
              <w:rPr>
                <w:rFonts w:ascii="Arial" w:eastAsia="Arial" w:hAnsi="Arial" w:cs="Arial"/>
                <w:color w:val="000000"/>
              </w:rPr>
              <w:t xml:space="preserve">Cursos atendidos / </w:t>
            </w:r>
            <w:r>
              <w:rPr>
                <w:rFonts w:ascii="Arial" w:eastAsia="Arial" w:hAnsi="Arial" w:cs="Arial"/>
                <w:i/>
                <w:color w:val="000000"/>
              </w:rPr>
              <w:t xml:space="preserve">Courses </w:t>
            </w:r>
            <w:proofErr w:type="spellStart"/>
            <w:r>
              <w:rPr>
                <w:rFonts w:ascii="Arial" w:eastAsia="Arial" w:hAnsi="Arial" w:cs="Arial"/>
                <w:i/>
                <w:color w:val="000000"/>
              </w:rPr>
              <w:t>served</w:t>
            </w:r>
            <w:proofErr w:type="spellEnd"/>
            <w:r>
              <w:rPr>
                <w:rFonts w:ascii="Arial" w:eastAsia="Arial" w:hAnsi="Arial" w:cs="Arial"/>
                <w:b/>
                <w:color w:val="000000"/>
              </w:rPr>
              <w:t xml:space="preserve"> </w:t>
            </w:r>
            <w:r>
              <w:rPr>
                <w:rFonts w:ascii="Arial" w:eastAsia="Arial" w:hAnsi="Arial" w:cs="Arial"/>
                <w:color w:val="000000"/>
              </w:rPr>
              <w:t>(fornecer código e nome – um curso por linha)</w:t>
            </w:r>
          </w:p>
        </w:tc>
      </w:tr>
      <w:tr w:rsidR="00691CA6" w:rsidRPr="005129D3" w14:paraId="6F30ED98" w14:textId="77777777">
        <w:tc>
          <w:tcPr>
            <w:tcW w:w="1490" w:type="dxa"/>
            <w:gridSpan w:val="2"/>
            <w:tcBorders>
              <w:left w:val="single" w:sz="18" w:space="0" w:color="000000"/>
            </w:tcBorders>
            <w:tcMar>
              <w:top w:w="0" w:type="dxa"/>
              <w:left w:w="108" w:type="dxa"/>
              <w:bottom w:w="0" w:type="dxa"/>
              <w:right w:w="108" w:type="dxa"/>
            </w:tcMar>
          </w:tcPr>
          <w:p w14:paraId="77B2DDC3" w14:textId="77777777" w:rsidR="00691CA6" w:rsidRDefault="00691CA6">
            <w:pPr>
              <w:widowControl/>
              <w:pBdr>
                <w:top w:val="nil"/>
                <w:left w:val="nil"/>
                <w:bottom w:val="nil"/>
                <w:right w:val="nil"/>
                <w:between w:val="nil"/>
              </w:pBdr>
              <w:jc w:val="right"/>
              <w:rPr>
                <w:rFonts w:ascii="Arial" w:eastAsia="Arial" w:hAnsi="Arial" w:cs="Arial"/>
                <w:color w:val="000000"/>
              </w:rPr>
            </w:pPr>
          </w:p>
        </w:tc>
        <w:tc>
          <w:tcPr>
            <w:tcW w:w="7841" w:type="dxa"/>
            <w:gridSpan w:val="7"/>
            <w:tcBorders>
              <w:left w:val="dotted" w:sz="4" w:space="0" w:color="000000"/>
              <w:right w:val="single" w:sz="18" w:space="0" w:color="000000"/>
            </w:tcBorders>
            <w:tcMar>
              <w:top w:w="0" w:type="dxa"/>
              <w:left w:w="108" w:type="dxa"/>
              <w:bottom w:w="0" w:type="dxa"/>
              <w:right w:w="108" w:type="dxa"/>
            </w:tcMar>
          </w:tcPr>
          <w:p w14:paraId="23F27F59" w14:textId="77777777" w:rsidR="00691CA6" w:rsidRDefault="00B86625">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Engenharia Eletrônica e de Sistemas Computacionais</w:t>
            </w:r>
          </w:p>
          <w:p w14:paraId="2A1E8068" w14:textId="07858619" w:rsidR="00691CA6" w:rsidRPr="009766E6" w:rsidRDefault="00B86625" w:rsidP="004210E5">
            <w:pPr>
              <w:widowControl/>
              <w:pBdr>
                <w:top w:val="nil"/>
                <w:left w:val="nil"/>
                <w:bottom w:val="nil"/>
                <w:right w:val="nil"/>
                <w:between w:val="nil"/>
              </w:pBdr>
              <w:rPr>
                <w:rFonts w:ascii="Arial" w:eastAsia="Arial" w:hAnsi="Arial" w:cs="Arial"/>
                <w:color w:val="000000"/>
                <w:lang w:val="en-US"/>
              </w:rPr>
            </w:pPr>
            <w:r w:rsidRPr="009766E6">
              <w:rPr>
                <w:rFonts w:ascii="Arial" w:eastAsia="Arial" w:hAnsi="Arial" w:cs="Arial"/>
                <w:i/>
                <w:color w:val="000000"/>
                <w:lang w:val="en-US"/>
              </w:rPr>
              <w:t>Electronic and Computational S</w:t>
            </w:r>
            <w:r w:rsidR="000C3ABC">
              <w:rPr>
                <w:rFonts w:ascii="Arial" w:eastAsia="Arial" w:hAnsi="Arial" w:cs="Arial"/>
                <w:i/>
                <w:color w:val="000000"/>
                <w:lang w:val="en-US"/>
              </w:rPr>
              <w:t>y</w:t>
            </w:r>
            <w:r w:rsidRPr="009766E6">
              <w:rPr>
                <w:rFonts w:ascii="Arial" w:eastAsia="Arial" w:hAnsi="Arial" w:cs="Arial"/>
                <w:i/>
                <w:color w:val="000000"/>
                <w:lang w:val="en-US"/>
              </w:rPr>
              <w:t>stems Engineering</w:t>
            </w:r>
          </w:p>
        </w:tc>
      </w:tr>
      <w:tr w:rsidR="00691CA6" w:rsidRPr="000C3ABC" w14:paraId="1E8F2309"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4317DBED" w14:textId="77777777" w:rsidR="00691CA6" w:rsidRDefault="00B86625">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11. </w:t>
            </w:r>
            <w:r>
              <w:rPr>
                <w:rFonts w:ascii="Arial" w:eastAsia="Arial" w:hAnsi="Arial" w:cs="Arial"/>
                <w:color w:val="000000"/>
              </w:rPr>
              <w:t>Programa (preenchimento obrigatório da versão em inglês)</w:t>
            </w:r>
          </w:p>
          <w:p w14:paraId="055CE8BF" w14:textId="77777777" w:rsidR="00691CA6" w:rsidRDefault="00691CA6">
            <w:pPr>
              <w:widowControl/>
              <w:pBdr>
                <w:top w:val="nil"/>
                <w:left w:val="nil"/>
                <w:bottom w:val="nil"/>
                <w:right w:val="nil"/>
                <w:between w:val="nil"/>
              </w:pBdr>
              <w:jc w:val="both"/>
              <w:rPr>
                <w:rFonts w:ascii="Arial" w:eastAsia="Arial" w:hAnsi="Arial" w:cs="Arial"/>
              </w:rPr>
            </w:pPr>
          </w:p>
          <w:p w14:paraId="18A8124B" w14:textId="43A72F07" w:rsidR="005376F3" w:rsidRPr="005376F3" w:rsidRDefault="005376F3" w:rsidP="005376F3">
            <w:pPr>
              <w:widowControl/>
              <w:pBdr>
                <w:top w:val="nil"/>
                <w:left w:val="nil"/>
                <w:bottom w:val="nil"/>
                <w:right w:val="nil"/>
                <w:between w:val="nil"/>
              </w:pBdr>
              <w:jc w:val="both"/>
              <w:rPr>
                <w:rFonts w:ascii="Arial" w:eastAsia="Arial" w:hAnsi="Arial" w:cs="Arial"/>
              </w:rPr>
            </w:pPr>
            <w:r w:rsidRPr="005376F3">
              <w:rPr>
                <w:rFonts w:ascii="Arial" w:eastAsia="Arial" w:hAnsi="Arial" w:cs="Arial"/>
              </w:rPr>
              <w:t>Este componente curricular aborda o estudo d</w:t>
            </w:r>
            <w:r w:rsidR="00643A06">
              <w:rPr>
                <w:rFonts w:ascii="Arial" w:eastAsia="Arial" w:hAnsi="Arial" w:cs="Arial"/>
              </w:rPr>
              <w:t>e</w:t>
            </w:r>
            <w:r w:rsidRPr="005376F3">
              <w:rPr>
                <w:rFonts w:ascii="Arial" w:eastAsia="Arial" w:hAnsi="Arial" w:cs="Arial"/>
              </w:rPr>
              <w:t xml:space="preserve"> correntes e tensões em capacitores e indutores, </w:t>
            </w:r>
            <w:r w:rsidR="00CD06EA">
              <w:rPr>
                <w:rFonts w:ascii="Arial" w:eastAsia="Arial" w:hAnsi="Arial" w:cs="Arial"/>
              </w:rPr>
              <w:t>bem como a análise</w:t>
            </w:r>
            <w:r w:rsidR="00524EEC">
              <w:rPr>
                <w:rFonts w:ascii="Arial" w:eastAsia="Arial" w:hAnsi="Arial" w:cs="Arial"/>
              </w:rPr>
              <w:t xml:space="preserve"> </w:t>
            </w:r>
            <w:r w:rsidRPr="005376F3">
              <w:rPr>
                <w:rFonts w:ascii="Arial" w:eastAsia="Arial" w:hAnsi="Arial" w:cs="Arial"/>
              </w:rPr>
              <w:t xml:space="preserve">de circuitos envolvendo elementos resistivos e reativos em regime permanente senoidal (RPS), integrando aspectos teóricos e práticos. Os estudantes realizam simulações em ambiente SPICE e aplicam técnicas de simplificação para a resolução de problemas </w:t>
            </w:r>
            <w:r w:rsidR="00524EEC">
              <w:rPr>
                <w:rFonts w:ascii="Arial" w:eastAsia="Arial" w:hAnsi="Arial" w:cs="Arial"/>
              </w:rPr>
              <w:t>em corrente alternada</w:t>
            </w:r>
            <w:r w:rsidRPr="005376F3">
              <w:rPr>
                <w:rFonts w:ascii="Arial" w:eastAsia="Arial" w:hAnsi="Arial" w:cs="Arial"/>
              </w:rPr>
              <w:t>.</w:t>
            </w:r>
          </w:p>
          <w:p w14:paraId="30D87B47" w14:textId="41F384E9" w:rsidR="00B23177" w:rsidRDefault="005376F3" w:rsidP="005376F3">
            <w:pPr>
              <w:widowControl/>
              <w:pBdr>
                <w:top w:val="nil"/>
                <w:left w:val="nil"/>
                <w:bottom w:val="nil"/>
                <w:right w:val="nil"/>
                <w:between w:val="nil"/>
              </w:pBdr>
              <w:jc w:val="both"/>
              <w:rPr>
                <w:rFonts w:ascii="Arial" w:eastAsia="Arial" w:hAnsi="Arial" w:cs="Arial"/>
              </w:rPr>
            </w:pPr>
            <w:r w:rsidRPr="005376F3">
              <w:rPr>
                <w:rFonts w:ascii="Arial" w:eastAsia="Arial" w:hAnsi="Arial" w:cs="Arial"/>
              </w:rPr>
              <w:t xml:space="preserve">São explorados os conceitos de </w:t>
            </w:r>
            <w:proofErr w:type="spellStart"/>
            <w:r w:rsidRPr="005376F3">
              <w:rPr>
                <w:rFonts w:ascii="Arial" w:eastAsia="Arial" w:hAnsi="Arial" w:cs="Arial"/>
              </w:rPr>
              <w:t>fasores</w:t>
            </w:r>
            <w:proofErr w:type="spellEnd"/>
            <w:r w:rsidRPr="005376F3">
              <w:rPr>
                <w:rFonts w:ascii="Arial" w:eastAsia="Arial" w:hAnsi="Arial" w:cs="Arial"/>
              </w:rPr>
              <w:t xml:space="preserve">, impedância e admitância, bem como a aplicação das Leis de Kirchhoff no domínio </w:t>
            </w:r>
            <w:proofErr w:type="spellStart"/>
            <w:r w:rsidRPr="005376F3">
              <w:rPr>
                <w:rFonts w:ascii="Arial" w:eastAsia="Arial" w:hAnsi="Arial" w:cs="Arial"/>
              </w:rPr>
              <w:t>fasorial</w:t>
            </w:r>
            <w:proofErr w:type="spellEnd"/>
            <w:r w:rsidRPr="005376F3">
              <w:rPr>
                <w:rFonts w:ascii="Arial" w:eastAsia="Arial" w:hAnsi="Arial" w:cs="Arial"/>
              </w:rPr>
              <w:t xml:space="preserve">, </w:t>
            </w:r>
            <w:r w:rsidR="00BC61CE">
              <w:rPr>
                <w:rFonts w:ascii="Arial" w:eastAsia="Arial" w:hAnsi="Arial" w:cs="Arial"/>
              </w:rPr>
              <w:t>utilizando-se técnicas de resolução de circuitos</w:t>
            </w:r>
            <w:r w:rsidRPr="005376F3">
              <w:rPr>
                <w:rFonts w:ascii="Arial" w:eastAsia="Arial" w:hAnsi="Arial" w:cs="Arial"/>
              </w:rPr>
              <w:t xml:space="preserve"> por </w:t>
            </w:r>
            <w:r w:rsidR="00524EEC">
              <w:rPr>
                <w:rFonts w:ascii="Arial" w:eastAsia="Arial" w:hAnsi="Arial" w:cs="Arial"/>
              </w:rPr>
              <w:t>análise nodal</w:t>
            </w:r>
            <w:r w:rsidR="008E7D2E">
              <w:rPr>
                <w:rFonts w:ascii="Arial" w:eastAsia="Arial" w:hAnsi="Arial" w:cs="Arial"/>
              </w:rPr>
              <w:t xml:space="preserve">, </w:t>
            </w:r>
            <w:r w:rsidRPr="005376F3">
              <w:rPr>
                <w:rFonts w:ascii="Arial" w:eastAsia="Arial" w:hAnsi="Arial" w:cs="Arial"/>
              </w:rPr>
              <w:t>de malhas</w:t>
            </w:r>
            <w:r w:rsidR="00C05AA7">
              <w:rPr>
                <w:rFonts w:ascii="Arial" w:eastAsia="Arial" w:hAnsi="Arial" w:cs="Arial"/>
              </w:rPr>
              <w:t xml:space="preserve"> e obtenção de circuitos equivalentes de </w:t>
            </w:r>
            <w:proofErr w:type="spellStart"/>
            <w:r w:rsidR="00C05AA7">
              <w:rPr>
                <w:rFonts w:ascii="Arial" w:eastAsia="Arial" w:hAnsi="Arial" w:cs="Arial"/>
              </w:rPr>
              <w:t>Thévenin</w:t>
            </w:r>
            <w:proofErr w:type="spellEnd"/>
            <w:r w:rsidR="00C05AA7">
              <w:rPr>
                <w:rFonts w:ascii="Arial" w:eastAsia="Arial" w:hAnsi="Arial" w:cs="Arial"/>
              </w:rPr>
              <w:t xml:space="preserve"> e Norton em RPS</w:t>
            </w:r>
            <w:r w:rsidRPr="005376F3">
              <w:rPr>
                <w:rFonts w:ascii="Arial" w:eastAsia="Arial" w:hAnsi="Arial" w:cs="Arial"/>
              </w:rPr>
              <w:t xml:space="preserve">. </w:t>
            </w:r>
          </w:p>
          <w:p w14:paraId="1D5B1430" w14:textId="77777777" w:rsidR="00E30D85" w:rsidRDefault="00E30D85" w:rsidP="005376F3">
            <w:pPr>
              <w:widowControl/>
              <w:pBdr>
                <w:top w:val="nil"/>
                <w:left w:val="nil"/>
                <w:bottom w:val="nil"/>
                <w:right w:val="nil"/>
                <w:between w:val="nil"/>
              </w:pBdr>
              <w:jc w:val="both"/>
              <w:rPr>
                <w:rFonts w:ascii="Arial" w:eastAsia="Arial" w:hAnsi="Arial" w:cs="Arial"/>
              </w:rPr>
            </w:pPr>
          </w:p>
          <w:p w14:paraId="644428A1" w14:textId="12004EB7" w:rsidR="005376F3" w:rsidRDefault="005376F3" w:rsidP="005376F3">
            <w:pPr>
              <w:widowControl/>
              <w:pBdr>
                <w:top w:val="nil"/>
                <w:left w:val="nil"/>
                <w:bottom w:val="nil"/>
                <w:right w:val="nil"/>
                <w:between w:val="nil"/>
              </w:pBdr>
              <w:jc w:val="both"/>
              <w:rPr>
                <w:rFonts w:ascii="Arial" w:eastAsia="Arial" w:hAnsi="Arial" w:cs="Arial"/>
              </w:rPr>
            </w:pPr>
            <w:r w:rsidRPr="005376F3">
              <w:rPr>
                <w:rFonts w:ascii="Arial" w:eastAsia="Arial" w:hAnsi="Arial" w:cs="Arial"/>
              </w:rPr>
              <w:t xml:space="preserve">O programa contempla </w:t>
            </w:r>
            <w:r w:rsidR="00CD06EA">
              <w:rPr>
                <w:rFonts w:ascii="Arial" w:eastAsia="Arial" w:hAnsi="Arial" w:cs="Arial"/>
              </w:rPr>
              <w:t>também</w:t>
            </w:r>
            <w:r w:rsidRPr="005376F3">
              <w:rPr>
                <w:rFonts w:ascii="Arial" w:eastAsia="Arial" w:hAnsi="Arial" w:cs="Arial"/>
              </w:rPr>
              <w:t xml:space="preserve"> o estudo da potência e energia em RPS, </w:t>
            </w:r>
            <w:r w:rsidR="00CD06EA">
              <w:rPr>
                <w:rFonts w:ascii="Arial" w:eastAsia="Arial" w:hAnsi="Arial" w:cs="Arial"/>
              </w:rPr>
              <w:t>com</w:t>
            </w:r>
            <w:r w:rsidRPr="005376F3">
              <w:rPr>
                <w:rFonts w:ascii="Arial" w:eastAsia="Arial" w:hAnsi="Arial" w:cs="Arial"/>
              </w:rPr>
              <w:t xml:space="preserve"> avaliação das componentes ativa, reativa e aparente</w:t>
            </w:r>
            <w:r w:rsidR="00CD06EA">
              <w:rPr>
                <w:rFonts w:ascii="Arial" w:eastAsia="Arial" w:hAnsi="Arial" w:cs="Arial"/>
              </w:rPr>
              <w:t xml:space="preserve">, bem como a análise de </w:t>
            </w:r>
            <w:r w:rsidRPr="005376F3">
              <w:rPr>
                <w:rFonts w:ascii="Arial" w:eastAsia="Arial" w:hAnsi="Arial" w:cs="Arial"/>
              </w:rPr>
              <w:t>circuitos para correção do fator de potência.</w:t>
            </w:r>
            <w:r w:rsidR="00B23177">
              <w:rPr>
                <w:rFonts w:ascii="Arial" w:eastAsia="Arial" w:hAnsi="Arial" w:cs="Arial"/>
              </w:rPr>
              <w:t xml:space="preserve"> </w:t>
            </w:r>
            <w:r w:rsidRPr="005376F3">
              <w:rPr>
                <w:rFonts w:ascii="Arial" w:eastAsia="Arial" w:hAnsi="Arial" w:cs="Arial"/>
              </w:rPr>
              <w:t>São abordados</w:t>
            </w:r>
            <w:r w:rsidR="00BC61CE">
              <w:rPr>
                <w:rFonts w:ascii="Arial" w:eastAsia="Arial" w:hAnsi="Arial" w:cs="Arial"/>
              </w:rPr>
              <w:t xml:space="preserve"> ainda</w:t>
            </w:r>
            <w:r w:rsidRPr="005376F3">
              <w:rPr>
                <w:rFonts w:ascii="Arial" w:eastAsia="Arial" w:hAnsi="Arial" w:cs="Arial"/>
              </w:rPr>
              <w:t xml:space="preserve"> circuitos com amplificadores operacionais aplicados ao condicionamento e processamento de sinais em corrente alternada.</w:t>
            </w:r>
          </w:p>
          <w:p w14:paraId="67952D71" w14:textId="77777777" w:rsidR="00A11F0E" w:rsidRPr="005376F3" w:rsidRDefault="00A11F0E" w:rsidP="005376F3">
            <w:pPr>
              <w:widowControl/>
              <w:pBdr>
                <w:top w:val="nil"/>
                <w:left w:val="nil"/>
                <w:bottom w:val="nil"/>
                <w:right w:val="nil"/>
                <w:between w:val="nil"/>
              </w:pBdr>
              <w:jc w:val="both"/>
              <w:rPr>
                <w:rFonts w:ascii="Arial" w:eastAsia="Arial" w:hAnsi="Arial" w:cs="Arial"/>
              </w:rPr>
            </w:pPr>
          </w:p>
          <w:p w14:paraId="25D798F6" w14:textId="17921921" w:rsidR="005376F3" w:rsidRPr="005376F3" w:rsidRDefault="005376F3" w:rsidP="005376F3">
            <w:pPr>
              <w:widowControl/>
              <w:pBdr>
                <w:top w:val="nil"/>
                <w:left w:val="nil"/>
                <w:bottom w:val="nil"/>
                <w:right w:val="nil"/>
                <w:between w:val="nil"/>
              </w:pBdr>
              <w:jc w:val="both"/>
              <w:rPr>
                <w:rFonts w:ascii="Arial" w:eastAsia="Arial" w:hAnsi="Arial" w:cs="Arial"/>
              </w:rPr>
            </w:pPr>
            <w:r w:rsidRPr="005376F3">
              <w:rPr>
                <w:rFonts w:ascii="Arial" w:eastAsia="Arial" w:hAnsi="Arial" w:cs="Arial"/>
              </w:rPr>
              <w:t xml:space="preserve">As atividades experimentais envolvem a montagem e medição de circuitos </w:t>
            </w:r>
            <w:r w:rsidR="00524EEC">
              <w:rPr>
                <w:rFonts w:ascii="Arial" w:eastAsia="Arial" w:hAnsi="Arial" w:cs="Arial"/>
              </w:rPr>
              <w:t xml:space="preserve">reativos </w:t>
            </w:r>
            <w:r w:rsidRPr="005376F3">
              <w:rPr>
                <w:rFonts w:ascii="Arial" w:eastAsia="Arial" w:hAnsi="Arial" w:cs="Arial"/>
              </w:rPr>
              <w:t>em RPS</w:t>
            </w:r>
            <w:r w:rsidR="00524EEC">
              <w:rPr>
                <w:rFonts w:ascii="Arial" w:eastAsia="Arial" w:hAnsi="Arial" w:cs="Arial"/>
              </w:rPr>
              <w:t xml:space="preserve"> e </w:t>
            </w:r>
            <w:r w:rsidR="00BC61CE">
              <w:rPr>
                <w:rFonts w:ascii="Arial" w:eastAsia="Arial" w:hAnsi="Arial" w:cs="Arial"/>
              </w:rPr>
              <w:t xml:space="preserve">o </w:t>
            </w:r>
            <w:r w:rsidR="00524EEC">
              <w:rPr>
                <w:rFonts w:ascii="Arial" w:eastAsia="Arial" w:hAnsi="Arial" w:cs="Arial"/>
              </w:rPr>
              <w:t>levantamento da resposta em frequência</w:t>
            </w:r>
            <w:r w:rsidRPr="005376F3">
              <w:rPr>
                <w:rFonts w:ascii="Arial" w:eastAsia="Arial" w:hAnsi="Arial" w:cs="Arial"/>
              </w:rPr>
              <w:t xml:space="preserve">, permitindo validar relações </w:t>
            </w:r>
            <w:proofErr w:type="spellStart"/>
            <w:r w:rsidRPr="005376F3">
              <w:rPr>
                <w:rFonts w:ascii="Arial" w:eastAsia="Arial" w:hAnsi="Arial" w:cs="Arial"/>
              </w:rPr>
              <w:t>fasoriais</w:t>
            </w:r>
            <w:proofErr w:type="spellEnd"/>
            <w:r w:rsidRPr="005376F3">
              <w:rPr>
                <w:rFonts w:ascii="Arial" w:eastAsia="Arial" w:hAnsi="Arial" w:cs="Arial"/>
              </w:rPr>
              <w:t xml:space="preserve">, medir potência e fator de potência </w:t>
            </w:r>
            <w:r w:rsidR="00BC61CE">
              <w:rPr>
                <w:rFonts w:ascii="Arial" w:eastAsia="Arial" w:hAnsi="Arial" w:cs="Arial"/>
              </w:rPr>
              <w:t>e correlacionar</w:t>
            </w:r>
            <w:r w:rsidRPr="005376F3">
              <w:rPr>
                <w:rFonts w:ascii="Arial" w:eastAsia="Arial" w:hAnsi="Arial" w:cs="Arial"/>
              </w:rPr>
              <w:t xml:space="preserve"> resultados teóricos, simulados e experimentais</w:t>
            </w:r>
            <w:r w:rsidR="00B913A2">
              <w:rPr>
                <w:rFonts w:ascii="Arial" w:eastAsia="Arial" w:hAnsi="Arial" w:cs="Arial"/>
              </w:rPr>
              <w:t xml:space="preserve">, </w:t>
            </w:r>
            <w:r w:rsidR="00B913A2" w:rsidRPr="00B913A2">
              <w:rPr>
                <w:rFonts w:ascii="Arial" w:eastAsia="Arial" w:hAnsi="Arial" w:cs="Arial"/>
              </w:rPr>
              <w:t>bem como projetar circuitos em regime permanente senoidal e filtros simples a partir de especificações de ganho, frequência de operação ou banda passante.</w:t>
            </w:r>
          </w:p>
          <w:p w14:paraId="7C68B596" w14:textId="77777777" w:rsidR="005376F3" w:rsidRDefault="005376F3">
            <w:pPr>
              <w:widowControl/>
              <w:pBdr>
                <w:top w:val="nil"/>
                <w:left w:val="nil"/>
                <w:bottom w:val="nil"/>
                <w:right w:val="nil"/>
                <w:between w:val="nil"/>
              </w:pBdr>
              <w:jc w:val="both"/>
              <w:rPr>
                <w:rFonts w:ascii="Arial" w:eastAsia="Arial" w:hAnsi="Arial" w:cs="Arial"/>
              </w:rPr>
            </w:pPr>
          </w:p>
          <w:p w14:paraId="56D3EABE" w14:textId="77777777" w:rsidR="00A74370" w:rsidRPr="009766E6" w:rsidRDefault="00A74370" w:rsidP="00A74370">
            <w:pPr>
              <w:widowControl/>
              <w:pBdr>
                <w:top w:val="nil"/>
                <w:left w:val="nil"/>
                <w:bottom w:val="nil"/>
                <w:right w:val="nil"/>
                <w:between w:val="nil"/>
              </w:pBdr>
              <w:jc w:val="both"/>
              <w:rPr>
                <w:rFonts w:ascii="Arial" w:eastAsia="Arial" w:hAnsi="Arial" w:cs="Arial"/>
                <w:i/>
                <w:iCs/>
                <w:lang w:val="en-US"/>
              </w:rPr>
            </w:pPr>
            <w:r w:rsidRPr="009766E6">
              <w:rPr>
                <w:rFonts w:ascii="Arial" w:eastAsia="Arial" w:hAnsi="Arial" w:cs="Arial"/>
                <w:i/>
                <w:iCs/>
                <w:lang w:val="en-US"/>
              </w:rPr>
              <w:t>This course addresses the study of currents and voltages in capacitors and inductors, as well as the analysis of circuits involving resistive and reactive elements in the sinusoidal steady-state, integrating theoretical and practical aspects. Students perform simulations in a SPICE environment and apply circuit simplification techniques to solve alternating current problems.</w:t>
            </w:r>
          </w:p>
          <w:p w14:paraId="4E5562F9" w14:textId="77777777" w:rsidR="00A74370" w:rsidRPr="009766E6" w:rsidRDefault="00A74370" w:rsidP="00A74370">
            <w:pPr>
              <w:widowControl/>
              <w:pBdr>
                <w:top w:val="nil"/>
                <w:left w:val="nil"/>
                <w:bottom w:val="nil"/>
                <w:right w:val="nil"/>
                <w:between w:val="nil"/>
              </w:pBdr>
              <w:jc w:val="both"/>
              <w:rPr>
                <w:rFonts w:ascii="Arial" w:eastAsia="Arial" w:hAnsi="Arial" w:cs="Arial"/>
                <w:i/>
                <w:iCs/>
                <w:lang w:val="en-US"/>
              </w:rPr>
            </w:pPr>
          </w:p>
          <w:p w14:paraId="1AE161FA" w14:textId="4A224862" w:rsidR="00A74370" w:rsidRPr="009766E6" w:rsidRDefault="00A74370" w:rsidP="00A74370">
            <w:pPr>
              <w:widowControl/>
              <w:pBdr>
                <w:top w:val="nil"/>
                <w:left w:val="nil"/>
                <w:bottom w:val="nil"/>
                <w:right w:val="nil"/>
                <w:between w:val="nil"/>
              </w:pBdr>
              <w:jc w:val="both"/>
              <w:rPr>
                <w:rFonts w:ascii="Arial" w:eastAsia="Arial" w:hAnsi="Arial" w:cs="Arial"/>
                <w:i/>
                <w:iCs/>
                <w:lang w:val="en-US"/>
              </w:rPr>
            </w:pPr>
            <w:r w:rsidRPr="009766E6">
              <w:rPr>
                <w:rFonts w:ascii="Arial" w:eastAsia="Arial" w:hAnsi="Arial" w:cs="Arial"/>
                <w:i/>
                <w:iCs/>
                <w:lang w:val="en-US"/>
              </w:rPr>
              <w:t xml:space="preserve">The course explores the concepts of phasors, impedance, and admittance, along with the application of Kirchhoff’s Laws in the phasor domain, using circuit analysis techniques such as nodal and mesh analysis and the determination of </w:t>
            </w:r>
            <w:proofErr w:type="spellStart"/>
            <w:r w:rsidRPr="009766E6">
              <w:rPr>
                <w:rFonts w:ascii="Arial" w:eastAsia="Arial" w:hAnsi="Arial" w:cs="Arial"/>
                <w:i/>
                <w:iCs/>
                <w:lang w:val="en-US"/>
              </w:rPr>
              <w:t>Thévenin</w:t>
            </w:r>
            <w:proofErr w:type="spellEnd"/>
            <w:r w:rsidRPr="009766E6">
              <w:rPr>
                <w:rFonts w:ascii="Arial" w:eastAsia="Arial" w:hAnsi="Arial" w:cs="Arial"/>
                <w:i/>
                <w:iCs/>
                <w:lang w:val="en-US"/>
              </w:rPr>
              <w:t xml:space="preserve"> and Norton equivalent circuits in the sinusoidal steady-state. </w:t>
            </w:r>
          </w:p>
          <w:p w14:paraId="1630D1F3" w14:textId="77777777" w:rsidR="00A74370" w:rsidRPr="009766E6" w:rsidRDefault="00A74370" w:rsidP="00A74370">
            <w:pPr>
              <w:widowControl/>
              <w:pBdr>
                <w:top w:val="nil"/>
                <w:left w:val="nil"/>
                <w:bottom w:val="nil"/>
                <w:right w:val="nil"/>
                <w:between w:val="nil"/>
              </w:pBdr>
              <w:jc w:val="both"/>
              <w:rPr>
                <w:rFonts w:ascii="Arial" w:eastAsia="Arial" w:hAnsi="Arial" w:cs="Arial"/>
                <w:i/>
                <w:iCs/>
                <w:lang w:val="en-US"/>
              </w:rPr>
            </w:pPr>
          </w:p>
          <w:p w14:paraId="53787D53" w14:textId="77777777" w:rsidR="00A74370" w:rsidRPr="009766E6" w:rsidRDefault="00A74370" w:rsidP="00A74370">
            <w:pPr>
              <w:widowControl/>
              <w:pBdr>
                <w:top w:val="nil"/>
                <w:left w:val="nil"/>
                <w:bottom w:val="nil"/>
                <w:right w:val="nil"/>
                <w:between w:val="nil"/>
              </w:pBdr>
              <w:jc w:val="both"/>
              <w:rPr>
                <w:rFonts w:ascii="Arial" w:eastAsia="Arial" w:hAnsi="Arial" w:cs="Arial"/>
                <w:i/>
                <w:iCs/>
                <w:lang w:val="en-US"/>
              </w:rPr>
            </w:pPr>
            <w:r w:rsidRPr="009766E6">
              <w:rPr>
                <w:rFonts w:ascii="Arial" w:eastAsia="Arial" w:hAnsi="Arial" w:cs="Arial"/>
                <w:i/>
                <w:iCs/>
                <w:lang w:val="en-US"/>
              </w:rPr>
              <w:t>The program further includes the study of power and energy in the sinusoidal steady-state, evaluating active, reactive, and apparent components, as well as the analysis of circuits for power factor correction. Circuits employing operational amplifiers applied to signal conditioning and processing in alternating current are also addressed.</w:t>
            </w:r>
          </w:p>
          <w:p w14:paraId="2D017380" w14:textId="77777777" w:rsidR="00A74370" w:rsidRPr="009766E6" w:rsidRDefault="00A74370" w:rsidP="00A74370">
            <w:pPr>
              <w:widowControl/>
              <w:pBdr>
                <w:top w:val="nil"/>
                <w:left w:val="nil"/>
                <w:bottom w:val="nil"/>
                <w:right w:val="nil"/>
                <w:between w:val="nil"/>
              </w:pBdr>
              <w:jc w:val="both"/>
              <w:rPr>
                <w:rFonts w:ascii="Arial" w:eastAsia="Arial" w:hAnsi="Arial" w:cs="Arial"/>
                <w:i/>
                <w:iCs/>
                <w:lang w:val="en-US"/>
              </w:rPr>
            </w:pPr>
          </w:p>
          <w:p w14:paraId="2293BD9C" w14:textId="77777777" w:rsidR="00691CA6" w:rsidRDefault="00A74370" w:rsidP="00A74370">
            <w:pPr>
              <w:widowControl/>
              <w:pBdr>
                <w:top w:val="nil"/>
                <w:left w:val="nil"/>
                <w:bottom w:val="nil"/>
                <w:right w:val="nil"/>
                <w:between w:val="nil"/>
              </w:pBdr>
              <w:jc w:val="both"/>
              <w:rPr>
                <w:rFonts w:ascii="Arial" w:eastAsia="Arial" w:hAnsi="Arial" w:cs="Arial"/>
                <w:i/>
                <w:iCs/>
                <w:lang w:val="en-US"/>
              </w:rPr>
            </w:pPr>
            <w:r w:rsidRPr="009766E6">
              <w:rPr>
                <w:rFonts w:ascii="Arial" w:eastAsia="Arial" w:hAnsi="Arial" w:cs="Arial"/>
                <w:i/>
                <w:iCs/>
                <w:lang w:val="en-US"/>
              </w:rPr>
              <w:t>Experimental activities involve the assembly and measurement of reactive circuits in the sinusoidal steady-state and the characterization of frequency response, enabling the validation of phasor relationships, the measurement of power and power factor, and the correlation of theoretical, simulated, and experimental results</w:t>
            </w:r>
            <w:r w:rsidR="00B913A2">
              <w:rPr>
                <w:rFonts w:ascii="Arial" w:eastAsia="Arial" w:hAnsi="Arial" w:cs="Arial"/>
                <w:i/>
                <w:iCs/>
                <w:lang w:val="en-US"/>
              </w:rPr>
              <w:t>, as well as design circuits operating in sinusoidal steady state and simple filters based on specifications of gain, operating frequency, or passband.</w:t>
            </w:r>
          </w:p>
          <w:p w14:paraId="3724EC6F" w14:textId="1C55EDF3" w:rsidR="005129D3" w:rsidRPr="009766E6" w:rsidRDefault="005129D3" w:rsidP="00A74370">
            <w:pPr>
              <w:widowControl/>
              <w:pBdr>
                <w:top w:val="nil"/>
                <w:left w:val="nil"/>
                <w:bottom w:val="nil"/>
                <w:right w:val="nil"/>
                <w:between w:val="nil"/>
              </w:pBdr>
              <w:jc w:val="both"/>
              <w:rPr>
                <w:rFonts w:ascii="Arial" w:eastAsia="Arial" w:hAnsi="Arial" w:cs="Arial"/>
                <w:lang w:val="en-US"/>
              </w:rPr>
            </w:pPr>
          </w:p>
        </w:tc>
      </w:tr>
      <w:tr w:rsidR="00691CA6" w14:paraId="10F0CD8F"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19BA08D0" w14:textId="77777777" w:rsidR="00691CA6" w:rsidRDefault="00B86625">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12. </w:t>
            </w:r>
            <w:r>
              <w:rPr>
                <w:rFonts w:ascii="Arial" w:eastAsia="Arial" w:hAnsi="Arial" w:cs="Arial"/>
                <w:color w:val="000000"/>
              </w:rPr>
              <w:t xml:space="preserve"> Programa resumido / </w:t>
            </w:r>
            <w:r>
              <w:rPr>
                <w:rFonts w:ascii="Arial" w:eastAsia="Arial" w:hAnsi="Arial" w:cs="Arial"/>
                <w:i/>
                <w:color w:val="000000"/>
              </w:rPr>
              <w:t>Abstract</w:t>
            </w:r>
          </w:p>
        </w:tc>
      </w:tr>
      <w:tr w:rsidR="00691CA6" w:rsidRPr="000C3ABC" w14:paraId="4884F3F1"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010AB10F" w14:textId="77777777" w:rsidR="00691CA6" w:rsidRDefault="00691CA6">
            <w:pPr>
              <w:widowControl/>
              <w:pBdr>
                <w:top w:val="nil"/>
                <w:left w:val="nil"/>
                <w:bottom w:val="nil"/>
                <w:right w:val="nil"/>
                <w:between w:val="nil"/>
              </w:pBdr>
              <w:ind w:left="360"/>
              <w:jc w:val="both"/>
              <w:rPr>
                <w:rFonts w:ascii="Arial" w:eastAsia="Arial" w:hAnsi="Arial" w:cs="Arial"/>
                <w:color w:val="000000"/>
              </w:rPr>
            </w:pPr>
          </w:p>
          <w:p w14:paraId="4F091794" w14:textId="2CD7E0F4" w:rsidR="00EB0085" w:rsidRPr="00EB0085" w:rsidRDefault="00EB0085" w:rsidP="00EB0085">
            <w:pPr>
              <w:widowControl/>
              <w:pBdr>
                <w:top w:val="nil"/>
                <w:left w:val="nil"/>
                <w:bottom w:val="nil"/>
                <w:right w:val="nil"/>
                <w:between w:val="nil"/>
              </w:pBdr>
              <w:jc w:val="both"/>
              <w:rPr>
                <w:rFonts w:ascii="Arial" w:eastAsia="Arial" w:hAnsi="Arial" w:cs="Arial"/>
              </w:rPr>
            </w:pPr>
            <w:r w:rsidRPr="00EB0085">
              <w:rPr>
                <w:rFonts w:ascii="Arial" w:eastAsia="Arial" w:hAnsi="Arial" w:cs="Arial"/>
              </w:rPr>
              <w:t xml:space="preserve">Este componente curricular aborda a análise de circuitos com </w:t>
            </w:r>
            <w:r>
              <w:rPr>
                <w:rFonts w:ascii="Arial" w:eastAsia="Arial" w:hAnsi="Arial" w:cs="Arial"/>
              </w:rPr>
              <w:t>resistores, capacitores e indutores</w:t>
            </w:r>
            <w:r w:rsidRPr="00EB0085">
              <w:rPr>
                <w:rFonts w:ascii="Arial" w:eastAsia="Arial" w:hAnsi="Arial" w:cs="Arial"/>
              </w:rPr>
              <w:t xml:space="preserve"> em regime permanente senoidal, contemplando a aplicação de métodos </w:t>
            </w:r>
            <w:proofErr w:type="spellStart"/>
            <w:r w:rsidRPr="00EB0085">
              <w:rPr>
                <w:rFonts w:ascii="Arial" w:eastAsia="Arial" w:hAnsi="Arial" w:cs="Arial"/>
              </w:rPr>
              <w:t>fasoriais</w:t>
            </w:r>
            <w:proofErr w:type="spellEnd"/>
            <w:r w:rsidRPr="00EB0085">
              <w:rPr>
                <w:rFonts w:ascii="Arial" w:eastAsia="Arial" w:hAnsi="Arial" w:cs="Arial"/>
              </w:rPr>
              <w:t xml:space="preserve">, Leis de Kirchhoff e técnicas de simplificação. Engloba o estudo de potência e energia em corrente alternada, fator de potência e </w:t>
            </w:r>
            <w:r>
              <w:rPr>
                <w:rFonts w:ascii="Arial" w:eastAsia="Arial" w:hAnsi="Arial" w:cs="Arial"/>
              </w:rPr>
              <w:t xml:space="preserve">análise de </w:t>
            </w:r>
            <w:r w:rsidRPr="00EB0085">
              <w:rPr>
                <w:rFonts w:ascii="Arial" w:eastAsia="Arial" w:hAnsi="Arial" w:cs="Arial"/>
              </w:rPr>
              <w:t>resposta em frequência, bem como o uso de amplificadores operacionais. As atividades integram modelagem teórica, simulação computacional</w:t>
            </w:r>
            <w:r w:rsidR="00FF3573">
              <w:rPr>
                <w:rFonts w:ascii="Arial" w:eastAsia="Arial" w:hAnsi="Arial" w:cs="Arial"/>
              </w:rPr>
              <w:t xml:space="preserve">, </w:t>
            </w:r>
            <w:r w:rsidRPr="00EB0085">
              <w:rPr>
                <w:rFonts w:ascii="Arial" w:eastAsia="Arial" w:hAnsi="Arial" w:cs="Arial"/>
              </w:rPr>
              <w:t>validação experimental por meio da montagem e medição de circuitos</w:t>
            </w:r>
            <w:r w:rsidR="00FF3573">
              <w:rPr>
                <w:rFonts w:ascii="Arial" w:eastAsia="Arial" w:hAnsi="Arial" w:cs="Arial"/>
              </w:rPr>
              <w:t>, e projeto de circuitos a partir de especificações</w:t>
            </w:r>
            <w:r w:rsidRPr="00EB0085">
              <w:rPr>
                <w:rFonts w:ascii="Arial" w:eastAsia="Arial" w:hAnsi="Arial" w:cs="Arial"/>
              </w:rPr>
              <w:t>.</w:t>
            </w:r>
          </w:p>
          <w:p w14:paraId="5FFB4183" w14:textId="77777777" w:rsidR="00EB0085" w:rsidRDefault="00EB0085">
            <w:pPr>
              <w:widowControl/>
              <w:pBdr>
                <w:top w:val="nil"/>
                <w:left w:val="nil"/>
                <w:bottom w:val="nil"/>
                <w:right w:val="nil"/>
                <w:between w:val="nil"/>
              </w:pBdr>
              <w:jc w:val="both"/>
              <w:rPr>
                <w:rFonts w:ascii="Arial" w:eastAsia="Arial" w:hAnsi="Arial" w:cs="Arial"/>
              </w:rPr>
            </w:pPr>
          </w:p>
          <w:p w14:paraId="358757C2" w14:textId="77777777" w:rsidR="005129D3" w:rsidRDefault="005129D3">
            <w:pPr>
              <w:widowControl/>
              <w:pBdr>
                <w:top w:val="nil"/>
                <w:left w:val="nil"/>
                <w:bottom w:val="nil"/>
                <w:right w:val="nil"/>
                <w:between w:val="nil"/>
              </w:pBdr>
              <w:jc w:val="both"/>
              <w:rPr>
                <w:rFonts w:ascii="Arial" w:eastAsia="Arial" w:hAnsi="Arial" w:cs="Arial"/>
              </w:rPr>
            </w:pPr>
          </w:p>
          <w:p w14:paraId="2326FD5C" w14:textId="77777777" w:rsidR="00EB0085" w:rsidRDefault="00EB0085">
            <w:pPr>
              <w:widowControl/>
              <w:pBdr>
                <w:top w:val="nil"/>
                <w:left w:val="nil"/>
                <w:bottom w:val="nil"/>
                <w:right w:val="nil"/>
                <w:between w:val="nil"/>
              </w:pBdr>
              <w:jc w:val="both"/>
              <w:rPr>
                <w:rFonts w:ascii="Arial" w:eastAsia="Arial" w:hAnsi="Arial" w:cs="Arial"/>
              </w:rPr>
            </w:pPr>
          </w:p>
          <w:p w14:paraId="796E20F2" w14:textId="4F3609E0" w:rsidR="000B4129" w:rsidRPr="009766E6" w:rsidRDefault="000B4129">
            <w:pPr>
              <w:widowControl/>
              <w:pBdr>
                <w:top w:val="nil"/>
                <w:left w:val="nil"/>
                <w:bottom w:val="nil"/>
                <w:right w:val="nil"/>
                <w:between w:val="nil"/>
              </w:pBdr>
              <w:jc w:val="both"/>
              <w:rPr>
                <w:rFonts w:ascii="Arial" w:eastAsia="Arial" w:hAnsi="Arial" w:cs="Arial"/>
                <w:i/>
                <w:iCs/>
                <w:lang w:val="en-US"/>
              </w:rPr>
            </w:pPr>
            <w:r w:rsidRPr="009766E6">
              <w:rPr>
                <w:rFonts w:ascii="Arial" w:eastAsia="Arial" w:hAnsi="Arial" w:cs="Arial"/>
                <w:i/>
                <w:iCs/>
                <w:lang w:val="en-US"/>
              </w:rPr>
              <w:t>This course addresses the analysis of circuits containing resistors, capacitors, and inductors in the sinusoidal steady-state, including the application of phasor methods, Kirchhoff’s Laws, and circuit simplification techniques. It encompasses the study of power and energy in alternating current, power factor, and frequency response analysis, as well as the use of operational amplifiers. Activities integrate theoretical modeling, computational simulation, experimental validation through circuit assembly and measurement</w:t>
            </w:r>
            <w:r w:rsidR="00FF3573">
              <w:rPr>
                <w:rFonts w:ascii="Arial" w:eastAsia="Arial" w:hAnsi="Arial" w:cs="Arial"/>
                <w:i/>
                <w:iCs/>
                <w:lang w:val="en-US"/>
              </w:rPr>
              <w:t>, and circuit design based on given specifications</w:t>
            </w:r>
          </w:p>
          <w:p w14:paraId="4DB58A3C" w14:textId="77777777" w:rsidR="00691CA6" w:rsidRPr="00FA7798" w:rsidRDefault="00691CA6" w:rsidP="000B4129">
            <w:pPr>
              <w:widowControl/>
              <w:pBdr>
                <w:top w:val="nil"/>
                <w:left w:val="nil"/>
                <w:bottom w:val="nil"/>
                <w:right w:val="nil"/>
                <w:between w:val="nil"/>
              </w:pBdr>
              <w:jc w:val="both"/>
              <w:rPr>
                <w:rFonts w:ascii="Arial" w:eastAsia="Arial" w:hAnsi="Arial" w:cs="Arial"/>
                <w:lang w:val="en-US"/>
              </w:rPr>
            </w:pPr>
          </w:p>
        </w:tc>
      </w:tr>
      <w:tr w:rsidR="00691CA6" w14:paraId="253F752A"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2F8F3DB7" w14:textId="77777777" w:rsidR="00691CA6" w:rsidRDefault="00B86625">
            <w:pPr>
              <w:widowControl/>
              <w:pBdr>
                <w:top w:val="nil"/>
                <w:left w:val="nil"/>
                <w:bottom w:val="nil"/>
                <w:right w:val="nil"/>
                <w:between w:val="nil"/>
              </w:pBdr>
              <w:rPr>
                <w:rFonts w:ascii="Arial" w:eastAsia="Arial" w:hAnsi="Arial" w:cs="Arial"/>
                <w:color w:val="000000"/>
              </w:rPr>
            </w:pPr>
            <w:r>
              <w:rPr>
                <w:rFonts w:ascii="Arial" w:eastAsia="Arial" w:hAnsi="Arial" w:cs="Arial"/>
              </w:rPr>
              <w:lastRenderedPageBreak/>
              <w:t xml:space="preserve">13. </w:t>
            </w:r>
            <w:r>
              <w:rPr>
                <w:rFonts w:ascii="Arial" w:eastAsia="Arial" w:hAnsi="Arial" w:cs="Arial"/>
                <w:color w:val="000000"/>
              </w:rPr>
              <w:t xml:space="preserve">Método de avaliação / </w:t>
            </w:r>
            <w:proofErr w:type="spellStart"/>
            <w:r>
              <w:rPr>
                <w:rFonts w:ascii="Arial" w:eastAsia="Arial" w:hAnsi="Arial" w:cs="Arial"/>
                <w:i/>
                <w:color w:val="000000"/>
              </w:rPr>
              <w:t>Evaluation</w:t>
            </w:r>
            <w:proofErr w:type="spellEnd"/>
            <w:r>
              <w:rPr>
                <w:rFonts w:ascii="Arial" w:eastAsia="Arial" w:hAnsi="Arial" w:cs="Arial"/>
                <w:i/>
                <w:color w:val="000000"/>
              </w:rPr>
              <w:t xml:space="preserve"> </w:t>
            </w:r>
            <w:proofErr w:type="spellStart"/>
            <w:r>
              <w:rPr>
                <w:rFonts w:ascii="Arial" w:eastAsia="Arial" w:hAnsi="Arial" w:cs="Arial"/>
                <w:i/>
                <w:color w:val="000000"/>
              </w:rPr>
              <w:t>method</w:t>
            </w:r>
            <w:proofErr w:type="spellEnd"/>
          </w:p>
        </w:tc>
      </w:tr>
      <w:tr w:rsidR="00691CA6" w:rsidRPr="000C3ABC" w14:paraId="051DDE45"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0E7EA460" w14:textId="77777777" w:rsidR="00691CA6" w:rsidRDefault="00B86625">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p w14:paraId="2B74C1BB" w14:textId="77777777" w:rsidR="00691CA6" w:rsidRDefault="00B86625">
            <w:pPr>
              <w:widowControl/>
              <w:jc w:val="both"/>
              <w:rPr>
                <w:rFonts w:ascii="Arial" w:eastAsia="Arial" w:hAnsi="Arial" w:cs="Arial"/>
              </w:rPr>
            </w:pPr>
            <w:r>
              <w:rPr>
                <w:rFonts w:ascii="Arial" w:eastAsia="Arial" w:hAnsi="Arial" w:cs="Arial"/>
              </w:rPr>
              <w:t>A disciplina será avaliada de forma contínua, diversificada, com devolutiva detalhada e foco no desenvolvimento de competências utilizando rubricas.</w:t>
            </w:r>
          </w:p>
          <w:p w14:paraId="3938E805" w14:textId="77777777" w:rsidR="00691CA6" w:rsidRDefault="00691CA6">
            <w:pPr>
              <w:widowControl/>
              <w:jc w:val="both"/>
              <w:rPr>
                <w:rFonts w:ascii="Arial" w:eastAsia="Arial" w:hAnsi="Arial" w:cs="Arial"/>
              </w:rPr>
            </w:pPr>
          </w:p>
          <w:p w14:paraId="5729CD6C" w14:textId="77777777" w:rsidR="00691CA6" w:rsidRDefault="00B86625">
            <w:pPr>
              <w:widowControl/>
              <w:jc w:val="both"/>
              <w:rPr>
                <w:rFonts w:ascii="Arial" w:eastAsia="Arial" w:hAnsi="Arial" w:cs="Arial"/>
              </w:rPr>
            </w:pPr>
            <w:r>
              <w:rPr>
                <w:rFonts w:ascii="Arial" w:eastAsia="Arial" w:hAnsi="Arial" w:cs="Arial"/>
              </w:rPr>
              <w:t>Serão utilizadas avaliações formativas e/ou somativas. Poderão ser utilizados exercícios, provas, questionários, projetos, apresentações, relatórios, entre outros, como formas de avaliação.</w:t>
            </w:r>
          </w:p>
          <w:p w14:paraId="79BA9E9E" w14:textId="77777777" w:rsidR="00691CA6" w:rsidRDefault="00691CA6">
            <w:pPr>
              <w:widowControl/>
              <w:jc w:val="both"/>
              <w:rPr>
                <w:rFonts w:ascii="Arial" w:eastAsia="Arial" w:hAnsi="Arial" w:cs="Arial"/>
              </w:rPr>
            </w:pPr>
          </w:p>
          <w:p w14:paraId="0764134E" w14:textId="77777777" w:rsidR="00691CA6" w:rsidRDefault="00691CA6">
            <w:pPr>
              <w:widowControl/>
              <w:jc w:val="both"/>
              <w:rPr>
                <w:rFonts w:ascii="Arial" w:eastAsia="Arial" w:hAnsi="Arial" w:cs="Arial"/>
              </w:rPr>
            </w:pPr>
          </w:p>
          <w:p w14:paraId="25454D36" w14:textId="495DB9B3" w:rsidR="00691CA6" w:rsidRPr="00FA7798" w:rsidRDefault="00B86625">
            <w:pPr>
              <w:widowControl/>
              <w:jc w:val="both"/>
              <w:rPr>
                <w:rFonts w:ascii="Arial" w:eastAsia="Arial" w:hAnsi="Arial" w:cs="Arial"/>
                <w:i/>
                <w:lang w:val="en-US"/>
              </w:rPr>
            </w:pPr>
            <w:r w:rsidRPr="00FA7798">
              <w:rPr>
                <w:rFonts w:ascii="Arial" w:eastAsia="Arial" w:hAnsi="Arial" w:cs="Arial"/>
                <w:i/>
                <w:lang w:val="en-US"/>
              </w:rPr>
              <w:t xml:space="preserve">The </w:t>
            </w:r>
            <w:r w:rsidR="00F42341">
              <w:rPr>
                <w:rFonts w:ascii="Arial" w:eastAsia="Arial" w:hAnsi="Arial" w:cs="Arial"/>
                <w:i/>
                <w:lang w:val="en-US"/>
              </w:rPr>
              <w:t>course</w:t>
            </w:r>
            <w:r w:rsidRPr="00FA7798">
              <w:rPr>
                <w:rFonts w:ascii="Arial" w:eastAsia="Arial" w:hAnsi="Arial" w:cs="Arial"/>
                <w:i/>
                <w:lang w:val="en-US"/>
              </w:rPr>
              <w:t xml:space="preserve"> will be evaluated continuously, diversely, with detailed feedback, and a focus on competency development using rubrics.</w:t>
            </w:r>
          </w:p>
          <w:p w14:paraId="6EAFDB18" w14:textId="77777777" w:rsidR="00691CA6" w:rsidRPr="00FA7798" w:rsidRDefault="00691CA6">
            <w:pPr>
              <w:widowControl/>
              <w:jc w:val="both"/>
              <w:rPr>
                <w:rFonts w:ascii="Arial" w:eastAsia="Arial" w:hAnsi="Arial" w:cs="Arial"/>
                <w:i/>
                <w:lang w:val="en-US"/>
              </w:rPr>
            </w:pPr>
          </w:p>
          <w:p w14:paraId="6B7516AF" w14:textId="77777777" w:rsidR="00691CA6" w:rsidRPr="00FA7798" w:rsidRDefault="00B86625">
            <w:pPr>
              <w:widowControl/>
              <w:jc w:val="both"/>
              <w:rPr>
                <w:rFonts w:ascii="Arial" w:eastAsia="Arial" w:hAnsi="Arial" w:cs="Arial"/>
                <w:lang w:val="en-US"/>
              </w:rPr>
            </w:pPr>
            <w:r w:rsidRPr="00FA7798">
              <w:rPr>
                <w:rFonts w:ascii="Arial" w:eastAsia="Arial" w:hAnsi="Arial" w:cs="Arial"/>
                <w:i/>
                <w:lang w:val="en-US"/>
              </w:rPr>
              <w:t>Formative and/or summative assessments will be used. Evaluation methods may include exercises, tests, quizzes, projects, presentations, reports, among others.</w:t>
            </w:r>
          </w:p>
          <w:p w14:paraId="05F4383B" w14:textId="77777777" w:rsidR="00691CA6" w:rsidRPr="00FA7798" w:rsidRDefault="00691CA6">
            <w:pPr>
              <w:widowControl/>
              <w:pBdr>
                <w:top w:val="nil"/>
                <w:left w:val="nil"/>
                <w:bottom w:val="nil"/>
                <w:right w:val="nil"/>
                <w:between w:val="nil"/>
              </w:pBdr>
              <w:rPr>
                <w:rFonts w:ascii="Arial" w:eastAsia="Arial" w:hAnsi="Arial" w:cs="Arial"/>
                <w:lang w:val="en-US"/>
              </w:rPr>
            </w:pPr>
          </w:p>
        </w:tc>
      </w:tr>
      <w:tr w:rsidR="00691CA6" w14:paraId="0E9B1599"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65E49E55" w14:textId="77777777" w:rsidR="00691CA6" w:rsidRDefault="00B86625">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14.</w:t>
            </w:r>
            <w:r>
              <w:rPr>
                <w:rFonts w:ascii="Arial" w:eastAsia="Arial" w:hAnsi="Arial" w:cs="Arial"/>
              </w:rPr>
              <w:t xml:space="preserve"> </w:t>
            </w:r>
            <w:r>
              <w:rPr>
                <w:rFonts w:ascii="Arial" w:eastAsia="Arial" w:hAnsi="Arial" w:cs="Arial"/>
                <w:color w:val="000000"/>
              </w:rPr>
              <w:t xml:space="preserve">Critério de avaliação / </w:t>
            </w:r>
            <w:proofErr w:type="spellStart"/>
            <w:r>
              <w:rPr>
                <w:rFonts w:ascii="Arial" w:eastAsia="Arial" w:hAnsi="Arial" w:cs="Arial"/>
                <w:i/>
                <w:color w:val="000000"/>
              </w:rPr>
              <w:t>Criterion</w:t>
            </w:r>
            <w:proofErr w:type="spellEnd"/>
            <w:r>
              <w:rPr>
                <w:rFonts w:ascii="Arial" w:eastAsia="Arial" w:hAnsi="Arial" w:cs="Arial"/>
                <w:i/>
                <w:color w:val="000000"/>
              </w:rPr>
              <w:t xml:space="preserve"> for </w:t>
            </w:r>
            <w:proofErr w:type="spellStart"/>
            <w:r>
              <w:rPr>
                <w:rFonts w:ascii="Arial" w:eastAsia="Arial" w:hAnsi="Arial" w:cs="Arial"/>
                <w:i/>
                <w:color w:val="000000"/>
              </w:rPr>
              <w:t>approval</w:t>
            </w:r>
            <w:proofErr w:type="spellEnd"/>
          </w:p>
        </w:tc>
      </w:tr>
      <w:tr w:rsidR="00691CA6" w:rsidRPr="000C3ABC" w14:paraId="1418B9B3"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6E984594" w14:textId="77777777" w:rsidR="00691CA6" w:rsidRDefault="00B86625">
            <w:pPr>
              <w:widowControl/>
              <w:pBdr>
                <w:top w:val="nil"/>
                <w:left w:val="nil"/>
                <w:bottom w:val="nil"/>
                <w:right w:val="nil"/>
                <w:between w:val="nil"/>
              </w:pBdr>
              <w:tabs>
                <w:tab w:val="left" w:pos="2464"/>
              </w:tabs>
              <w:rPr>
                <w:rFonts w:ascii="Arial" w:eastAsia="Arial" w:hAnsi="Arial" w:cs="Arial"/>
              </w:rPr>
            </w:pPr>
            <w:r>
              <w:rPr>
                <w:rFonts w:ascii="Arial" w:eastAsia="Arial" w:hAnsi="Arial" w:cs="Arial"/>
              </w:rPr>
              <w:tab/>
            </w:r>
          </w:p>
          <w:p w14:paraId="62B2250A" w14:textId="77777777" w:rsidR="00691CA6" w:rsidRDefault="00B86625">
            <w:pPr>
              <w:widowControl/>
              <w:tabs>
                <w:tab w:val="center" w:pos="4252"/>
                <w:tab w:val="right" w:pos="8504"/>
              </w:tabs>
              <w:jc w:val="both"/>
              <w:rPr>
                <w:rFonts w:ascii="Arial" w:eastAsia="Arial" w:hAnsi="Arial" w:cs="Arial"/>
              </w:rPr>
            </w:pPr>
            <w:r>
              <w:rPr>
                <w:rFonts w:ascii="Arial" w:eastAsia="Arial" w:hAnsi="Arial" w:cs="Arial"/>
              </w:rPr>
              <w:t>Ao término da disciplina, o aluno receberá um diagnóstico holístico das competências desenvolvidas. O nível de proficiência na competência será transformado em nota da disciplina de acordo com as proporções estabelecidas pelo projeto pedagógico.</w:t>
            </w:r>
          </w:p>
          <w:p w14:paraId="6743EE96" w14:textId="77777777" w:rsidR="00691CA6" w:rsidRDefault="00691CA6">
            <w:pPr>
              <w:widowControl/>
              <w:tabs>
                <w:tab w:val="center" w:pos="4252"/>
                <w:tab w:val="right" w:pos="8504"/>
              </w:tabs>
              <w:rPr>
                <w:rFonts w:ascii="Arial" w:eastAsia="Arial" w:hAnsi="Arial" w:cs="Arial"/>
              </w:rPr>
            </w:pPr>
          </w:p>
          <w:p w14:paraId="3424D74B" w14:textId="77777777" w:rsidR="00691CA6" w:rsidRPr="00FA7798" w:rsidRDefault="00B86625">
            <w:pPr>
              <w:widowControl/>
              <w:tabs>
                <w:tab w:val="center" w:pos="4252"/>
                <w:tab w:val="right" w:pos="8504"/>
              </w:tabs>
              <w:jc w:val="both"/>
              <w:rPr>
                <w:rFonts w:ascii="Arial" w:eastAsia="Arial" w:hAnsi="Arial" w:cs="Arial"/>
                <w:lang w:val="en-US"/>
              </w:rPr>
            </w:pPr>
            <w:r w:rsidRPr="00FA7798">
              <w:rPr>
                <w:rFonts w:ascii="Arial" w:eastAsia="Arial" w:hAnsi="Arial" w:cs="Arial"/>
                <w:i/>
                <w:lang w:val="en-US"/>
              </w:rPr>
              <w:t>At the end of the discipline, the student will receive a holistic diagnosis of the developed competencies. The proficiency level in each competency will be converted into a course grade according to the proportions established by the pedagogical project</w:t>
            </w:r>
          </w:p>
          <w:p w14:paraId="04643A2E" w14:textId="77777777" w:rsidR="00691CA6" w:rsidRPr="00FA7798" w:rsidRDefault="00691CA6">
            <w:pPr>
              <w:widowControl/>
              <w:pBdr>
                <w:top w:val="nil"/>
                <w:left w:val="nil"/>
                <w:bottom w:val="nil"/>
                <w:right w:val="nil"/>
                <w:between w:val="nil"/>
              </w:pBdr>
              <w:tabs>
                <w:tab w:val="center" w:pos="4252"/>
                <w:tab w:val="right" w:pos="8504"/>
              </w:tabs>
              <w:rPr>
                <w:rFonts w:ascii="Arial" w:eastAsia="Arial" w:hAnsi="Arial" w:cs="Arial"/>
                <w:i/>
                <w:color w:val="000000"/>
                <w:lang w:val="en-US"/>
              </w:rPr>
            </w:pPr>
          </w:p>
        </w:tc>
      </w:tr>
      <w:tr w:rsidR="00691CA6" w14:paraId="67973BED"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1398CA58" w14:textId="77777777" w:rsidR="00691CA6" w:rsidRDefault="00B86625">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15</w:t>
            </w:r>
            <w:r>
              <w:rPr>
                <w:rFonts w:ascii="Arial" w:eastAsia="Arial" w:hAnsi="Arial" w:cs="Arial"/>
              </w:rPr>
              <w:t xml:space="preserve">. </w:t>
            </w:r>
            <w:r>
              <w:rPr>
                <w:rFonts w:ascii="Arial" w:eastAsia="Arial" w:hAnsi="Arial" w:cs="Arial"/>
                <w:color w:val="000000"/>
              </w:rPr>
              <w:t xml:space="preserve">Normas de recuperação / </w:t>
            </w:r>
            <w:proofErr w:type="spellStart"/>
            <w:r>
              <w:rPr>
                <w:rFonts w:ascii="Arial" w:eastAsia="Arial" w:hAnsi="Arial" w:cs="Arial"/>
                <w:i/>
                <w:color w:val="000000"/>
              </w:rPr>
              <w:t>Norms</w:t>
            </w:r>
            <w:proofErr w:type="spellEnd"/>
            <w:r>
              <w:rPr>
                <w:rFonts w:ascii="Arial" w:eastAsia="Arial" w:hAnsi="Arial" w:cs="Arial"/>
                <w:i/>
                <w:color w:val="000000"/>
              </w:rPr>
              <w:t xml:space="preserve"> for </w:t>
            </w:r>
            <w:proofErr w:type="spellStart"/>
            <w:r>
              <w:rPr>
                <w:rFonts w:ascii="Arial" w:eastAsia="Arial" w:hAnsi="Arial" w:cs="Arial"/>
                <w:i/>
                <w:color w:val="000000"/>
              </w:rPr>
              <w:t>remedial</w:t>
            </w:r>
            <w:proofErr w:type="spellEnd"/>
            <w:r>
              <w:rPr>
                <w:rFonts w:ascii="Arial" w:eastAsia="Arial" w:hAnsi="Arial" w:cs="Arial"/>
                <w:i/>
                <w:color w:val="000000"/>
              </w:rPr>
              <w:t xml:space="preserve"> </w:t>
            </w:r>
            <w:proofErr w:type="spellStart"/>
            <w:r>
              <w:rPr>
                <w:rFonts w:ascii="Arial" w:eastAsia="Arial" w:hAnsi="Arial" w:cs="Arial"/>
                <w:i/>
                <w:color w:val="000000"/>
              </w:rPr>
              <w:t>work</w:t>
            </w:r>
            <w:proofErr w:type="spellEnd"/>
          </w:p>
        </w:tc>
      </w:tr>
      <w:tr w:rsidR="00691CA6" w:rsidRPr="000C3ABC" w14:paraId="0EF41CC4" w14:textId="77777777">
        <w:tc>
          <w:tcPr>
            <w:tcW w:w="9331" w:type="dxa"/>
            <w:gridSpan w:val="9"/>
            <w:tcBorders>
              <w:left w:val="single" w:sz="18" w:space="0" w:color="000000"/>
              <w:bottom w:val="single" w:sz="12" w:space="0" w:color="000000"/>
              <w:right w:val="single" w:sz="18" w:space="0" w:color="000000"/>
            </w:tcBorders>
            <w:tcMar>
              <w:top w:w="0" w:type="dxa"/>
              <w:left w:w="108" w:type="dxa"/>
              <w:bottom w:w="0" w:type="dxa"/>
              <w:right w:w="108" w:type="dxa"/>
            </w:tcMar>
          </w:tcPr>
          <w:p w14:paraId="2FE2E883" w14:textId="77777777" w:rsidR="00691CA6" w:rsidRDefault="00691CA6">
            <w:pPr>
              <w:widowControl/>
              <w:pBdr>
                <w:top w:val="nil"/>
                <w:left w:val="nil"/>
                <w:bottom w:val="nil"/>
                <w:right w:val="nil"/>
                <w:between w:val="nil"/>
              </w:pBdr>
              <w:tabs>
                <w:tab w:val="center" w:pos="4252"/>
                <w:tab w:val="right" w:pos="8504"/>
              </w:tabs>
              <w:rPr>
                <w:rFonts w:ascii="Arial" w:eastAsia="Arial" w:hAnsi="Arial" w:cs="Arial"/>
                <w:color w:val="000000"/>
              </w:rPr>
            </w:pPr>
          </w:p>
          <w:p w14:paraId="2EFEB545" w14:textId="77777777" w:rsidR="00691CA6" w:rsidRDefault="00B86625">
            <w:pPr>
              <w:widowControl/>
              <w:tabs>
                <w:tab w:val="center" w:pos="4252"/>
                <w:tab w:val="right" w:pos="8504"/>
              </w:tabs>
              <w:jc w:val="both"/>
              <w:rPr>
                <w:rFonts w:ascii="Arial" w:eastAsia="Arial" w:hAnsi="Arial" w:cs="Arial"/>
              </w:rPr>
            </w:pPr>
            <w:r>
              <w:rPr>
                <w:rFonts w:ascii="Arial" w:eastAsia="Arial" w:hAnsi="Arial" w:cs="Arial"/>
              </w:rPr>
              <w:t xml:space="preserve">O diagnóstico holístico será utilizado para identificar as competências insatisfatórias e o aluno deverá realizar atividades complementares para a reavaliação do nível de proficiência dessas competências. </w:t>
            </w:r>
          </w:p>
          <w:p w14:paraId="7C7CDD12" w14:textId="77777777" w:rsidR="00691CA6" w:rsidRDefault="00691CA6">
            <w:pPr>
              <w:widowControl/>
              <w:tabs>
                <w:tab w:val="center" w:pos="4252"/>
                <w:tab w:val="right" w:pos="8504"/>
              </w:tabs>
              <w:jc w:val="both"/>
              <w:rPr>
                <w:rFonts w:ascii="Arial" w:eastAsia="Arial" w:hAnsi="Arial" w:cs="Arial"/>
              </w:rPr>
            </w:pPr>
          </w:p>
          <w:p w14:paraId="5D3A06E7" w14:textId="77777777" w:rsidR="00691CA6" w:rsidRPr="00FA7798" w:rsidRDefault="00B86625">
            <w:pPr>
              <w:widowControl/>
              <w:tabs>
                <w:tab w:val="center" w:pos="4252"/>
                <w:tab w:val="right" w:pos="8504"/>
              </w:tabs>
              <w:jc w:val="both"/>
              <w:rPr>
                <w:rFonts w:ascii="Arial" w:eastAsia="Arial" w:hAnsi="Arial" w:cs="Arial"/>
                <w:lang w:val="en-US"/>
              </w:rPr>
            </w:pPr>
            <w:r w:rsidRPr="00FA7798">
              <w:rPr>
                <w:rFonts w:ascii="Arial" w:eastAsia="Arial" w:hAnsi="Arial" w:cs="Arial"/>
                <w:i/>
                <w:lang w:val="en-US"/>
              </w:rPr>
              <w:t>The holistic diagnosis will be used to identify unsatisfactory competencies, and the student must complete complementary activities for the reassessment of the proficiency level in those competencies</w:t>
            </w:r>
          </w:p>
          <w:p w14:paraId="1627C66E" w14:textId="77777777" w:rsidR="00691CA6" w:rsidRPr="00FA7798" w:rsidRDefault="00691CA6">
            <w:pPr>
              <w:widowControl/>
              <w:pBdr>
                <w:top w:val="nil"/>
                <w:left w:val="nil"/>
                <w:bottom w:val="nil"/>
                <w:right w:val="nil"/>
                <w:between w:val="nil"/>
              </w:pBdr>
              <w:tabs>
                <w:tab w:val="center" w:pos="4252"/>
                <w:tab w:val="right" w:pos="8504"/>
              </w:tabs>
              <w:jc w:val="both"/>
              <w:rPr>
                <w:rFonts w:ascii="Arial" w:eastAsia="Arial" w:hAnsi="Arial" w:cs="Arial"/>
                <w:lang w:val="en-US"/>
              </w:rPr>
            </w:pPr>
          </w:p>
        </w:tc>
      </w:tr>
      <w:tr w:rsidR="00691CA6" w:rsidRPr="000C3ABC" w14:paraId="3D927CF7" w14:textId="77777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46004486" w14:textId="77777777" w:rsidR="00691CA6" w:rsidRPr="00653ACD" w:rsidRDefault="00B86625">
            <w:pPr>
              <w:widowControl/>
              <w:pBdr>
                <w:top w:val="nil"/>
                <w:left w:val="nil"/>
                <w:bottom w:val="nil"/>
                <w:right w:val="nil"/>
                <w:between w:val="nil"/>
              </w:pBdr>
              <w:rPr>
                <w:rFonts w:ascii="Arial" w:eastAsia="Arial" w:hAnsi="Arial" w:cs="Arial"/>
                <w:i/>
                <w:color w:val="000000"/>
              </w:rPr>
            </w:pPr>
            <w:r w:rsidRPr="00653ACD">
              <w:rPr>
                <w:rFonts w:ascii="Arial" w:eastAsia="Arial" w:hAnsi="Arial" w:cs="Arial"/>
                <w:color w:val="000000"/>
              </w:rPr>
              <w:t>16</w:t>
            </w:r>
            <w:r w:rsidRPr="00653ACD">
              <w:rPr>
                <w:rFonts w:ascii="Arial" w:eastAsia="Arial" w:hAnsi="Arial" w:cs="Arial"/>
              </w:rPr>
              <w:t xml:space="preserve">. </w:t>
            </w:r>
            <w:r w:rsidRPr="00653ACD">
              <w:rPr>
                <w:rFonts w:ascii="Arial" w:eastAsia="Arial" w:hAnsi="Arial" w:cs="Arial"/>
                <w:color w:val="000000"/>
              </w:rPr>
              <w:t xml:space="preserve">Bibliografia / </w:t>
            </w:r>
            <w:proofErr w:type="spellStart"/>
            <w:r w:rsidRPr="00653ACD">
              <w:rPr>
                <w:rFonts w:ascii="Arial" w:eastAsia="Arial" w:hAnsi="Arial" w:cs="Arial"/>
                <w:i/>
                <w:color w:val="000000"/>
              </w:rPr>
              <w:t>Bibliography</w:t>
            </w:r>
            <w:proofErr w:type="spellEnd"/>
          </w:p>
          <w:p w14:paraId="644F468E" w14:textId="77777777" w:rsidR="00691CA6" w:rsidRPr="00653ACD" w:rsidRDefault="00691CA6">
            <w:pPr>
              <w:widowControl/>
              <w:pBdr>
                <w:top w:val="nil"/>
                <w:left w:val="nil"/>
                <w:bottom w:val="nil"/>
                <w:right w:val="nil"/>
                <w:between w:val="nil"/>
              </w:pBdr>
              <w:rPr>
                <w:rFonts w:ascii="Arial" w:eastAsia="Arial" w:hAnsi="Arial" w:cs="Arial"/>
                <w:i/>
              </w:rPr>
            </w:pPr>
          </w:p>
          <w:p w14:paraId="1CC0389B" w14:textId="46F728AE" w:rsidR="004E6986" w:rsidRPr="00653ACD" w:rsidRDefault="004E6986" w:rsidP="004E6986">
            <w:pPr>
              <w:jc w:val="both"/>
              <w:rPr>
                <w:rStyle w:val="fontstyle01"/>
              </w:rPr>
            </w:pPr>
            <w:r w:rsidRPr="00653ACD">
              <w:rPr>
                <w:rStyle w:val="fontstyle01"/>
              </w:rPr>
              <w:t>[1] L.</w:t>
            </w:r>
            <w:r>
              <w:rPr>
                <w:rStyle w:val="fontstyle01"/>
              </w:rPr>
              <w:t xml:space="preserve"> </w:t>
            </w:r>
            <w:r w:rsidRPr="00653ACD">
              <w:rPr>
                <w:rStyle w:val="fontstyle01"/>
              </w:rPr>
              <w:t>Q. ORSINI e D. CONSONNI, Curso de Circuitos Elétricos, Vol. I, 2a. Ed., 2002, Ed. Edgard Blücher Ltda</w:t>
            </w:r>
            <w:r w:rsidR="00E30D85">
              <w:rPr>
                <w:rStyle w:val="fontstyle01"/>
              </w:rPr>
              <w:t>;</w:t>
            </w:r>
          </w:p>
          <w:p w14:paraId="1548657B" w14:textId="46CF32B7" w:rsidR="004E6986" w:rsidRPr="00653ACD" w:rsidRDefault="004E6986" w:rsidP="004E6986">
            <w:pPr>
              <w:jc w:val="both"/>
              <w:rPr>
                <w:rStyle w:val="fontstyle01"/>
                <w:lang w:val="en-US"/>
              </w:rPr>
            </w:pPr>
            <w:r w:rsidRPr="00653ACD">
              <w:rPr>
                <w:rStyle w:val="fontstyle01"/>
              </w:rPr>
              <w:t>[2] L.</w:t>
            </w:r>
            <w:r>
              <w:rPr>
                <w:rStyle w:val="fontstyle01"/>
              </w:rPr>
              <w:t xml:space="preserve"> </w:t>
            </w:r>
            <w:r w:rsidRPr="00653ACD">
              <w:rPr>
                <w:rStyle w:val="fontstyle01"/>
              </w:rPr>
              <w:t xml:space="preserve">Q. ORSINI e D. CONSONNI, Curso de Circuitos Elétricos, Vol. </w:t>
            </w:r>
            <w:r w:rsidRPr="000C3ABC">
              <w:rPr>
                <w:rStyle w:val="fontstyle01"/>
                <w:lang w:val="en-GB"/>
              </w:rPr>
              <w:t xml:space="preserve">II, 2a. </w:t>
            </w:r>
            <w:r w:rsidRPr="00653ACD">
              <w:rPr>
                <w:rStyle w:val="fontstyle01"/>
                <w:lang w:val="en-US"/>
              </w:rPr>
              <w:t>Ed., 2004,</w:t>
            </w:r>
            <w:r>
              <w:rPr>
                <w:rStyle w:val="fontstyle01"/>
                <w:lang w:val="en-US"/>
              </w:rPr>
              <w:t xml:space="preserve"> </w:t>
            </w:r>
            <w:r w:rsidRPr="00653ACD">
              <w:rPr>
                <w:rStyle w:val="fontstyle01"/>
                <w:lang w:val="en-US"/>
              </w:rPr>
              <w:t xml:space="preserve">Ed. Edgard Blücher </w:t>
            </w:r>
            <w:proofErr w:type="spellStart"/>
            <w:r w:rsidRPr="00653ACD">
              <w:rPr>
                <w:rStyle w:val="fontstyle01"/>
                <w:lang w:val="en-US"/>
              </w:rPr>
              <w:t>Ltda</w:t>
            </w:r>
            <w:proofErr w:type="spellEnd"/>
            <w:r w:rsidR="00E30D85">
              <w:rPr>
                <w:rStyle w:val="fontstyle01"/>
                <w:lang w:val="en-US"/>
              </w:rPr>
              <w:t>;</w:t>
            </w:r>
          </w:p>
          <w:p w14:paraId="1569EAFD" w14:textId="0956F311" w:rsidR="004E6986" w:rsidRPr="00653ACD" w:rsidRDefault="004E6986" w:rsidP="004E6986">
            <w:pPr>
              <w:jc w:val="both"/>
              <w:rPr>
                <w:rStyle w:val="fontstyle01"/>
                <w:lang w:val="en-US"/>
              </w:rPr>
            </w:pPr>
            <w:r w:rsidRPr="00653ACD">
              <w:rPr>
                <w:rStyle w:val="fontstyle01"/>
                <w:lang w:val="en-US"/>
              </w:rPr>
              <w:t>[3] J.</w:t>
            </w:r>
            <w:r>
              <w:rPr>
                <w:rStyle w:val="fontstyle01"/>
                <w:lang w:val="en-US"/>
              </w:rPr>
              <w:t xml:space="preserve"> </w:t>
            </w:r>
            <w:r w:rsidRPr="00653ACD">
              <w:rPr>
                <w:rStyle w:val="fontstyle01"/>
                <w:lang w:val="en-US"/>
              </w:rPr>
              <w:t>W. NILSSON,</w:t>
            </w:r>
            <w:r w:rsidR="00581770">
              <w:rPr>
                <w:rStyle w:val="fontstyle01"/>
                <w:lang w:val="en-US"/>
              </w:rPr>
              <w:t xml:space="preserve"> </w:t>
            </w:r>
            <w:r w:rsidRPr="00653ACD">
              <w:rPr>
                <w:rStyle w:val="fontstyle01"/>
                <w:lang w:val="en-US"/>
              </w:rPr>
              <w:t>S.</w:t>
            </w:r>
            <w:r>
              <w:rPr>
                <w:rStyle w:val="fontstyle01"/>
                <w:lang w:val="en-US"/>
              </w:rPr>
              <w:t xml:space="preserve"> </w:t>
            </w:r>
            <w:r w:rsidRPr="00653ACD">
              <w:rPr>
                <w:rStyle w:val="fontstyle01"/>
                <w:lang w:val="en-US"/>
              </w:rPr>
              <w:t xml:space="preserve">A. RIEDEL, Electrical Circuits, </w:t>
            </w:r>
            <w:r>
              <w:rPr>
                <w:rStyle w:val="fontstyle01"/>
                <w:lang w:val="en-US"/>
              </w:rPr>
              <w:t>11</w:t>
            </w:r>
            <w:r w:rsidRPr="00653ACD">
              <w:rPr>
                <w:rStyle w:val="fontstyle01"/>
                <w:sz w:val="14"/>
                <w:szCs w:val="14"/>
                <w:lang w:val="en-US"/>
              </w:rPr>
              <w:t>th</w:t>
            </w:r>
            <w:r w:rsidRPr="00653ACD">
              <w:rPr>
                <w:rStyle w:val="fontstyle01"/>
                <w:lang w:val="en-US"/>
              </w:rPr>
              <w:t>, P</w:t>
            </w:r>
            <w:r>
              <w:rPr>
                <w:rStyle w:val="fontstyle01"/>
                <w:lang w:val="en-US"/>
              </w:rPr>
              <w:t>earson</w:t>
            </w:r>
            <w:r w:rsidRPr="00653ACD">
              <w:rPr>
                <w:rStyle w:val="fontstyle01"/>
                <w:lang w:val="en-US"/>
              </w:rPr>
              <w:t>, 201</w:t>
            </w:r>
            <w:r>
              <w:rPr>
                <w:rStyle w:val="fontstyle01"/>
                <w:lang w:val="en-US"/>
              </w:rPr>
              <w:t>8</w:t>
            </w:r>
            <w:r w:rsidR="00E30D85">
              <w:rPr>
                <w:rStyle w:val="fontstyle01"/>
                <w:lang w:val="en-US"/>
              </w:rPr>
              <w:t>;</w:t>
            </w:r>
          </w:p>
          <w:p w14:paraId="1B68B471" w14:textId="520467F8" w:rsidR="004E6986" w:rsidRPr="00653ACD" w:rsidRDefault="004E6986" w:rsidP="004E6986">
            <w:pPr>
              <w:jc w:val="both"/>
              <w:rPr>
                <w:rStyle w:val="fontstyle01"/>
                <w:lang w:val="en-US"/>
              </w:rPr>
            </w:pPr>
            <w:r w:rsidRPr="00653ACD">
              <w:rPr>
                <w:rStyle w:val="fontstyle01"/>
                <w:lang w:val="en-US"/>
              </w:rPr>
              <w:t>[4] J.</w:t>
            </w:r>
            <w:r>
              <w:rPr>
                <w:rStyle w:val="fontstyle01"/>
                <w:lang w:val="en-US"/>
              </w:rPr>
              <w:t xml:space="preserve"> </w:t>
            </w:r>
            <w:r w:rsidRPr="00653ACD">
              <w:rPr>
                <w:rStyle w:val="fontstyle01"/>
                <w:lang w:val="en-US"/>
              </w:rPr>
              <w:t>A. SVOBODA, R.</w:t>
            </w:r>
            <w:r>
              <w:rPr>
                <w:rStyle w:val="fontstyle01"/>
                <w:lang w:val="en-US"/>
              </w:rPr>
              <w:t xml:space="preserve"> </w:t>
            </w:r>
            <w:r w:rsidRPr="00653ACD">
              <w:rPr>
                <w:rStyle w:val="fontstyle01"/>
                <w:lang w:val="en-US"/>
              </w:rPr>
              <w:t>C. DORF</w:t>
            </w:r>
            <w:r>
              <w:rPr>
                <w:rStyle w:val="fontstyle01"/>
                <w:lang w:val="en-US"/>
              </w:rPr>
              <w:t>,</w:t>
            </w:r>
            <w:r w:rsidRPr="00653ACD">
              <w:rPr>
                <w:rStyle w:val="fontstyle01"/>
                <w:lang w:val="en-US"/>
              </w:rPr>
              <w:t xml:space="preserve"> Introduction to Electric Circuits, </w:t>
            </w:r>
            <w:proofErr w:type="spellStart"/>
            <w:r>
              <w:rPr>
                <w:rStyle w:val="fontstyle01"/>
                <w:lang w:val="en-US"/>
              </w:rPr>
              <w:t>Wiely</w:t>
            </w:r>
            <w:proofErr w:type="spellEnd"/>
            <w:r w:rsidRPr="00653ACD">
              <w:rPr>
                <w:rStyle w:val="fontstyle01"/>
                <w:lang w:val="en-US"/>
              </w:rPr>
              <w:t xml:space="preserve">, </w:t>
            </w:r>
            <w:r>
              <w:rPr>
                <w:rStyle w:val="fontstyle01"/>
                <w:lang w:val="en-US"/>
              </w:rPr>
              <w:t>9</w:t>
            </w:r>
            <w:r w:rsidRPr="00653ACD">
              <w:rPr>
                <w:rStyle w:val="fontstyle01"/>
                <w:lang w:val="en-US"/>
              </w:rPr>
              <w:t>th Edition, 201</w:t>
            </w:r>
            <w:r>
              <w:rPr>
                <w:rStyle w:val="fontstyle01"/>
                <w:lang w:val="en-US"/>
              </w:rPr>
              <w:t>3</w:t>
            </w:r>
            <w:r w:rsidR="00E30D85">
              <w:rPr>
                <w:rStyle w:val="fontstyle01"/>
                <w:lang w:val="en-US"/>
              </w:rPr>
              <w:t>;</w:t>
            </w:r>
          </w:p>
          <w:p w14:paraId="1ADF264C" w14:textId="0E15724F" w:rsidR="004E6986" w:rsidRPr="00653ACD" w:rsidRDefault="004E6986" w:rsidP="004E6986">
            <w:pPr>
              <w:jc w:val="both"/>
              <w:rPr>
                <w:rStyle w:val="fontstyle01"/>
              </w:rPr>
            </w:pPr>
            <w:r w:rsidRPr="00653ACD">
              <w:rPr>
                <w:rStyle w:val="fontstyle01"/>
              </w:rPr>
              <w:t>[5] C.K. ALEXANDER, M.</w:t>
            </w:r>
            <w:r>
              <w:rPr>
                <w:rStyle w:val="fontstyle01"/>
              </w:rPr>
              <w:t xml:space="preserve"> </w:t>
            </w:r>
            <w:r w:rsidRPr="00653ACD">
              <w:rPr>
                <w:rStyle w:val="fontstyle01"/>
              </w:rPr>
              <w:t>N.</w:t>
            </w:r>
            <w:r>
              <w:rPr>
                <w:rStyle w:val="fontstyle01"/>
              </w:rPr>
              <w:t xml:space="preserve"> </w:t>
            </w:r>
            <w:r w:rsidRPr="00653ACD">
              <w:rPr>
                <w:rStyle w:val="fontstyle01"/>
              </w:rPr>
              <w:t>O. SADIKU, Fundamentos de Circuitos Elétricos, 5ª edição, McGraw</w:t>
            </w:r>
            <w:r>
              <w:rPr>
                <w:rStyle w:val="fontstyle01"/>
              </w:rPr>
              <w:t>-</w:t>
            </w:r>
            <w:r w:rsidRPr="00653ACD">
              <w:rPr>
                <w:rStyle w:val="fontstyle01"/>
              </w:rPr>
              <w:t>Hill /Bookman, 201</w:t>
            </w:r>
            <w:r>
              <w:rPr>
                <w:rStyle w:val="fontstyle01"/>
              </w:rPr>
              <w:t>4</w:t>
            </w:r>
            <w:r w:rsidR="00E30D85">
              <w:rPr>
                <w:rStyle w:val="fontstyle01"/>
              </w:rPr>
              <w:t>;</w:t>
            </w:r>
          </w:p>
          <w:p w14:paraId="7DCD03E1" w14:textId="67CEF2AD" w:rsidR="004E6986" w:rsidRPr="00653ACD" w:rsidRDefault="004E6986" w:rsidP="004E6986">
            <w:pPr>
              <w:jc w:val="both"/>
              <w:rPr>
                <w:rStyle w:val="fontstyle01"/>
                <w:lang w:val="en-US"/>
              </w:rPr>
            </w:pPr>
            <w:r w:rsidRPr="00653ACD">
              <w:rPr>
                <w:rStyle w:val="fontstyle01"/>
                <w:lang w:val="en-US"/>
              </w:rPr>
              <w:t>[6] J.</w:t>
            </w:r>
            <w:r>
              <w:rPr>
                <w:rStyle w:val="fontstyle01"/>
                <w:lang w:val="en-US"/>
              </w:rPr>
              <w:t xml:space="preserve"> </w:t>
            </w:r>
            <w:r w:rsidRPr="00653ACD">
              <w:rPr>
                <w:rStyle w:val="fontstyle01"/>
                <w:lang w:val="en-US"/>
              </w:rPr>
              <w:t xml:space="preserve">D. IRWIN, </w:t>
            </w:r>
            <w:r>
              <w:rPr>
                <w:rStyle w:val="fontstyle01"/>
                <w:lang w:val="en-US"/>
              </w:rPr>
              <w:t>R. M. NELMS</w:t>
            </w:r>
            <w:r w:rsidRPr="00653ACD">
              <w:rPr>
                <w:rStyle w:val="fontstyle01"/>
                <w:lang w:val="en-US"/>
              </w:rPr>
              <w:t xml:space="preserve">, Basic Engineering Circuit Analysis, </w:t>
            </w:r>
            <w:r>
              <w:rPr>
                <w:rStyle w:val="fontstyle01"/>
                <w:lang w:val="en-US"/>
              </w:rPr>
              <w:t>11</w:t>
            </w:r>
            <w:r w:rsidRPr="00653ACD">
              <w:rPr>
                <w:rStyle w:val="fontstyle01"/>
                <w:lang w:val="en-US"/>
              </w:rPr>
              <w:t>th Edition, Wiley, 20</w:t>
            </w:r>
            <w:r>
              <w:rPr>
                <w:rStyle w:val="fontstyle01"/>
                <w:lang w:val="en-US"/>
              </w:rPr>
              <w:t>1</w:t>
            </w:r>
            <w:r w:rsidRPr="00653ACD">
              <w:rPr>
                <w:rStyle w:val="fontstyle01"/>
                <w:lang w:val="en-US"/>
              </w:rPr>
              <w:t>5</w:t>
            </w:r>
            <w:r w:rsidR="00E30D85">
              <w:rPr>
                <w:rStyle w:val="fontstyle01"/>
                <w:lang w:val="en-US"/>
              </w:rPr>
              <w:t>;</w:t>
            </w:r>
          </w:p>
          <w:p w14:paraId="1351A0CC" w14:textId="0940B69C" w:rsidR="009766E6" w:rsidRPr="00653ACD" w:rsidRDefault="004E6986" w:rsidP="004E6986">
            <w:pPr>
              <w:widowControl/>
              <w:pBdr>
                <w:top w:val="nil"/>
                <w:left w:val="nil"/>
                <w:bottom w:val="nil"/>
                <w:right w:val="nil"/>
                <w:between w:val="nil"/>
              </w:pBdr>
              <w:rPr>
                <w:rFonts w:ascii="Arial" w:eastAsia="Arial" w:hAnsi="Arial" w:cs="Arial"/>
                <w:i/>
                <w:lang w:val="en-US"/>
              </w:rPr>
            </w:pPr>
            <w:r w:rsidRPr="00653ACD">
              <w:rPr>
                <w:rStyle w:val="fontstyle01"/>
                <w:lang w:val="en-US"/>
              </w:rPr>
              <w:t>[7] L.O. CHUA, C.A. DESOER, E.S. KUH, Linear and Nonlinear Circuits, McGraw-Hill, 1987</w:t>
            </w:r>
            <w:r w:rsidR="00E30D85">
              <w:rPr>
                <w:rStyle w:val="fontstyle01"/>
                <w:lang w:val="en-US"/>
              </w:rPr>
              <w:t>.</w:t>
            </w:r>
          </w:p>
        </w:tc>
      </w:tr>
      <w:tr w:rsidR="00691CA6" w:rsidRPr="000C3ABC" w14:paraId="3F13B3AF" w14:textId="77777777">
        <w:tc>
          <w:tcPr>
            <w:tcW w:w="9331" w:type="dxa"/>
            <w:gridSpan w:val="9"/>
            <w:tcBorders>
              <w:left w:val="single" w:sz="18" w:space="0" w:color="000000"/>
              <w:bottom w:val="single" w:sz="4" w:space="0" w:color="000000"/>
              <w:right w:val="single" w:sz="18" w:space="0" w:color="000000"/>
            </w:tcBorders>
            <w:tcMar>
              <w:top w:w="0" w:type="dxa"/>
              <w:left w:w="108" w:type="dxa"/>
              <w:bottom w:w="0" w:type="dxa"/>
              <w:right w:w="108" w:type="dxa"/>
            </w:tcMar>
          </w:tcPr>
          <w:p w14:paraId="6D7F1348" w14:textId="77777777" w:rsidR="00691CA6" w:rsidRPr="00FA7798" w:rsidRDefault="00691CA6" w:rsidP="009766E6">
            <w:pPr>
              <w:widowControl/>
              <w:pBdr>
                <w:top w:val="nil"/>
                <w:left w:val="nil"/>
                <w:bottom w:val="nil"/>
                <w:right w:val="nil"/>
                <w:between w:val="nil"/>
              </w:pBdr>
              <w:tabs>
                <w:tab w:val="center" w:pos="4252"/>
                <w:tab w:val="right" w:pos="8504"/>
              </w:tabs>
              <w:jc w:val="both"/>
              <w:rPr>
                <w:rFonts w:ascii="Arial" w:eastAsia="Arial" w:hAnsi="Arial" w:cs="Arial"/>
                <w:lang w:val="en-US"/>
              </w:rPr>
            </w:pPr>
          </w:p>
        </w:tc>
      </w:tr>
    </w:tbl>
    <w:p w14:paraId="606C4C75" w14:textId="77777777" w:rsidR="00691CA6" w:rsidRPr="00FA7798" w:rsidDel="005129D3" w:rsidRDefault="00691CA6" w:rsidP="00581770">
      <w:pPr>
        <w:widowControl/>
        <w:pBdr>
          <w:top w:val="nil"/>
          <w:left w:val="nil"/>
          <w:bottom w:val="nil"/>
          <w:right w:val="nil"/>
          <w:between w:val="nil"/>
        </w:pBdr>
        <w:rPr>
          <w:del w:id="3" w:author="Gustavo Rehder" w:date="2026-03-16T19:18:00Z" w16du:dateUtc="2026-03-16T22:18:00Z"/>
          <w:rFonts w:ascii="Arial" w:eastAsia="Arial" w:hAnsi="Arial" w:cs="Arial"/>
          <w:color w:val="000000"/>
          <w:lang w:val="en-US"/>
        </w:rPr>
      </w:pPr>
    </w:p>
    <w:p w14:paraId="35BE1C9D" w14:textId="77777777" w:rsidR="00691CA6" w:rsidRPr="00FA7798" w:rsidDel="005129D3" w:rsidRDefault="00691CA6" w:rsidP="00581770">
      <w:pPr>
        <w:widowControl/>
        <w:pBdr>
          <w:top w:val="nil"/>
          <w:left w:val="nil"/>
          <w:bottom w:val="nil"/>
          <w:right w:val="nil"/>
          <w:between w:val="nil"/>
        </w:pBdr>
        <w:rPr>
          <w:del w:id="4" w:author="Gustavo Rehder" w:date="2026-03-16T19:18:00Z" w16du:dateUtc="2026-03-16T22:18:00Z"/>
          <w:rFonts w:ascii="Arial" w:eastAsia="Arial" w:hAnsi="Arial" w:cs="Arial"/>
          <w:color w:val="000000"/>
          <w:lang w:val="en-US"/>
        </w:rPr>
      </w:pPr>
    </w:p>
    <w:p w14:paraId="595C9364" w14:textId="77777777" w:rsidR="00691CA6" w:rsidRPr="00FA7798" w:rsidDel="005129D3" w:rsidRDefault="00691CA6" w:rsidP="00581770">
      <w:pPr>
        <w:widowControl/>
        <w:pBdr>
          <w:top w:val="nil"/>
          <w:left w:val="nil"/>
          <w:bottom w:val="nil"/>
          <w:right w:val="nil"/>
          <w:between w:val="nil"/>
        </w:pBdr>
        <w:jc w:val="both"/>
        <w:rPr>
          <w:del w:id="5" w:author="Gustavo Rehder" w:date="2026-03-16T19:18:00Z" w16du:dateUtc="2026-03-16T22:18:00Z"/>
          <w:rFonts w:ascii="Arial" w:eastAsia="Arial" w:hAnsi="Arial" w:cs="Arial"/>
          <w:color w:val="000000"/>
          <w:lang w:val="en-US"/>
        </w:rPr>
      </w:pPr>
    </w:p>
    <w:p w14:paraId="4F8F53CB" w14:textId="77777777" w:rsidR="00691CA6" w:rsidRPr="00FA7798" w:rsidRDefault="00691CA6" w:rsidP="005129D3">
      <w:pPr>
        <w:widowControl/>
        <w:pBdr>
          <w:top w:val="nil"/>
          <w:left w:val="nil"/>
          <w:bottom w:val="nil"/>
          <w:right w:val="nil"/>
          <w:between w:val="nil"/>
        </w:pBdr>
        <w:rPr>
          <w:rFonts w:ascii="Arial" w:eastAsia="Arial" w:hAnsi="Arial" w:cs="Arial"/>
          <w:color w:val="000000"/>
          <w:lang w:val="en-US"/>
        </w:rPr>
      </w:pPr>
    </w:p>
    <w:sectPr w:rsidR="00691CA6" w:rsidRPr="00FA7798">
      <w:headerReference w:type="default" r:id="rId9"/>
      <w:pgSz w:w="11906" w:h="16838"/>
      <w:pgMar w:top="1418" w:right="1418" w:bottom="1134"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C7F16" w14:textId="77777777" w:rsidR="002A01DE" w:rsidRDefault="002A01DE">
      <w:r>
        <w:separator/>
      </w:r>
    </w:p>
  </w:endnote>
  <w:endnote w:type="continuationSeparator" w:id="0">
    <w:p w14:paraId="2BDE4BB4" w14:textId="77777777" w:rsidR="002A01DE" w:rsidRDefault="002A0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E9F47" w14:textId="77777777" w:rsidR="002A01DE" w:rsidRDefault="002A01DE">
      <w:r>
        <w:separator/>
      </w:r>
    </w:p>
  </w:footnote>
  <w:footnote w:type="continuationSeparator" w:id="0">
    <w:p w14:paraId="564638A2" w14:textId="77777777" w:rsidR="002A01DE" w:rsidRDefault="002A0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3254" w14:textId="77777777" w:rsidR="00691CA6" w:rsidRDefault="00B86625">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rPr>
    </w:pPr>
    <w:r>
      <w:rPr>
        <w:rFonts w:ascii="Arial" w:eastAsia="Arial" w:hAnsi="Arial" w:cs="Arial"/>
        <w:smallCaps/>
        <w:color w:val="000000"/>
        <w:sz w:val="32"/>
        <w:szCs w:val="32"/>
      </w:rPr>
      <w:t>Escola Politécnica da Universidade de São Paulo</w:t>
    </w:r>
  </w:p>
  <w:p w14:paraId="642D9974" w14:textId="77777777" w:rsidR="00691CA6" w:rsidRDefault="00B86625">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 xml:space="preserve">Anexo D / </w:t>
    </w:r>
    <w:proofErr w:type="spellStart"/>
    <w:r>
      <w:rPr>
        <w:rFonts w:ascii="Arial" w:eastAsia="Arial" w:hAnsi="Arial" w:cs="Arial"/>
        <w:color w:val="000000"/>
        <w:sz w:val="24"/>
        <w:szCs w:val="24"/>
      </w:rPr>
      <w:t>Annex</w:t>
    </w:r>
    <w:proofErr w:type="spellEnd"/>
    <w:r>
      <w:rPr>
        <w:rFonts w:ascii="Arial" w:eastAsia="Arial" w:hAnsi="Arial" w:cs="Arial"/>
        <w:color w:val="000000"/>
        <w:sz w:val="24"/>
        <w:szCs w:val="24"/>
      </w:rPr>
      <w:t xml:space="preserve">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52F1E"/>
    <w:multiLevelType w:val="hybridMultilevel"/>
    <w:tmpl w:val="EDC8B2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FC32FDB"/>
    <w:multiLevelType w:val="multilevel"/>
    <w:tmpl w:val="C32E3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7456D2"/>
    <w:multiLevelType w:val="multilevel"/>
    <w:tmpl w:val="F9327E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F751EC8"/>
    <w:multiLevelType w:val="multilevel"/>
    <w:tmpl w:val="30966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202710">
    <w:abstractNumId w:val="1"/>
  </w:num>
  <w:num w:numId="2" w16cid:durableId="1112751317">
    <w:abstractNumId w:val="2"/>
  </w:num>
  <w:num w:numId="3" w16cid:durableId="1700423778">
    <w:abstractNumId w:val="0"/>
  </w:num>
  <w:num w:numId="4" w16cid:durableId="34321323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Rehder">
    <w15:presenceInfo w15:providerId="Windows Live" w15:userId="24fd6dabdf13a0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691CA6"/>
    <w:rsid w:val="0004717B"/>
    <w:rsid w:val="00066B54"/>
    <w:rsid w:val="000B4129"/>
    <w:rsid w:val="000C3ABC"/>
    <w:rsid w:val="00126238"/>
    <w:rsid w:val="0017696B"/>
    <w:rsid w:val="001D7D3A"/>
    <w:rsid w:val="001E2FA7"/>
    <w:rsid w:val="00274DC2"/>
    <w:rsid w:val="00284A08"/>
    <w:rsid w:val="002A01DE"/>
    <w:rsid w:val="002E3392"/>
    <w:rsid w:val="00321CC5"/>
    <w:rsid w:val="003268CE"/>
    <w:rsid w:val="00361CA1"/>
    <w:rsid w:val="003F0E29"/>
    <w:rsid w:val="004210E5"/>
    <w:rsid w:val="00421EB8"/>
    <w:rsid w:val="00424A54"/>
    <w:rsid w:val="00473DE5"/>
    <w:rsid w:val="004E6986"/>
    <w:rsid w:val="005129D3"/>
    <w:rsid w:val="00524EEC"/>
    <w:rsid w:val="00525175"/>
    <w:rsid w:val="005257E6"/>
    <w:rsid w:val="005311AA"/>
    <w:rsid w:val="005376F3"/>
    <w:rsid w:val="00550C6E"/>
    <w:rsid w:val="00581770"/>
    <w:rsid w:val="00590E61"/>
    <w:rsid w:val="005C7F4B"/>
    <w:rsid w:val="005D4737"/>
    <w:rsid w:val="00642DFB"/>
    <w:rsid w:val="00643A06"/>
    <w:rsid w:val="00653ACD"/>
    <w:rsid w:val="00676095"/>
    <w:rsid w:val="00691CA6"/>
    <w:rsid w:val="00734F2A"/>
    <w:rsid w:val="0075283F"/>
    <w:rsid w:val="00781E44"/>
    <w:rsid w:val="007A63AE"/>
    <w:rsid w:val="00804A9C"/>
    <w:rsid w:val="0086552F"/>
    <w:rsid w:val="008E3CB6"/>
    <w:rsid w:val="008E7D2E"/>
    <w:rsid w:val="00916EF9"/>
    <w:rsid w:val="00970CDE"/>
    <w:rsid w:val="009766E6"/>
    <w:rsid w:val="009C579D"/>
    <w:rsid w:val="009D7B0E"/>
    <w:rsid w:val="00A11F0E"/>
    <w:rsid w:val="00A41447"/>
    <w:rsid w:val="00A74370"/>
    <w:rsid w:val="00AB0E16"/>
    <w:rsid w:val="00AC3261"/>
    <w:rsid w:val="00AF35D0"/>
    <w:rsid w:val="00B23177"/>
    <w:rsid w:val="00B6648F"/>
    <w:rsid w:val="00B86625"/>
    <w:rsid w:val="00B913A2"/>
    <w:rsid w:val="00BC61CE"/>
    <w:rsid w:val="00BC73FB"/>
    <w:rsid w:val="00BF6E38"/>
    <w:rsid w:val="00C05AA7"/>
    <w:rsid w:val="00C2719F"/>
    <w:rsid w:val="00CB247C"/>
    <w:rsid w:val="00CB690A"/>
    <w:rsid w:val="00CD06EA"/>
    <w:rsid w:val="00D00EBD"/>
    <w:rsid w:val="00D51EEF"/>
    <w:rsid w:val="00DC7E15"/>
    <w:rsid w:val="00DF4181"/>
    <w:rsid w:val="00E30D85"/>
    <w:rsid w:val="00EB0085"/>
    <w:rsid w:val="00EE7C6F"/>
    <w:rsid w:val="00F42341"/>
    <w:rsid w:val="00F862B3"/>
    <w:rsid w:val="00FA7798"/>
    <w:rsid w:val="00FF3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D78F"/>
  <w15:docId w15:val="{BB97D09A-D026-48F7-B611-7FFED8317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Ttulo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Ttulo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Ttulo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Ttulo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Ttulo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a">
    <w:basedOn w:val="TableNormal0"/>
    <w:tblPr>
      <w:tblStyleRowBandSize w:val="1"/>
      <w:tblStyleColBandSize w:val="1"/>
      <w:tblCellMar>
        <w:left w:w="10" w:type="dxa"/>
        <w:right w:w="10" w:type="dxa"/>
      </w:tblCellMar>
    </w:tblPr>
  </w:style>
  <w:style w:type="table" w:customStyle="1" w:styleId="a0">
    <w:basedOn w:val="TableNormal0"/>
    <w:tblPr>
      <w:tblStyleRowBandSize w:val="1"/>
      <w:tblStyleColBandSize w:val="1"/>
      <w:tblCellMar>
        <w:left w:w="10" w:type="dxa"/>
        <w:right w:w="10" w:type="dxa"/>
      </w:tblCellMar>
    </w:tblPr>
  </w:style>
  <w:style w:type="paragraph" w:styleId="Cabealho">
    <w:name w:val="header"/>
    <w:basedOn w:val="Normal"/>
    <w:link w:val="CabealhoChar"/>
    <w:uiPriority w:val="99"/>
    <w:unhideWhenUsed/>
    <w:rsid w:val="00E60625"/>
    <w:pPr>
      <w:tabs>
        <w:tab w:val="center" w:pos="4513"/>
        <w:tab w:val="right" w:pos="9026"/>
      </w:tabs>
    </w:pPr>
  </w:style>
  <w:style w:type="character" w:customStyle="1" w:styleId="CabealhoChar">
    <w:name w:val="Cabeçalho Char"/>
    <w:basedOn w:val="Fontepargpadro"/>
    <w:link w:val="Cabealho"/>
    <w:uiPriority w:val="99"/>
    <w:rsid w:val="00E60625"/>
  </w:style>
  <w:style w:type="paragraph" w:styleId="Rodap">
    <w:name w:val="footer"/>
    <w:basedOn w:val="Normal"/>
    <w:link w:val="RodapChar"/>
    <w:uiPriority w:val="99"/>
    <w:unhideWhenUsed/>
    <w:rsid w:val="00E60625"/>
    <w:pPr>
      <w:tabs>
        <w:tab w:val="center" w:pos="4513"/>
        <w:tab w:val="right" w:pos="9026"/>
      </w:tabs>
    </w:pPr>
  </w:style>
  <w:style w:type="character" w:customStyle="1" w:styleId="RodapChar">
    <w:name w:val="Rodapé Char"/>
    <w:basedOn w:val="Fontepargpadro"/>
    <w:link w:val="Rodap"/>
    <w:uiPriority w:val="99"/>
    <w:rsid w:val="00E60625"/>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0"/>
    <w:tblPr>
      <w:tblStyleRowBandSize w:val="1"/>
      <w:tblStyleColBandSize w:val="1"/>
      <w:tblCellMar>
        <w:left w:w="10" w:type="dxa"/>
        <w:right w:w="10" w:type="dxa"/>
      </w:tblCellMar>
    </w:tblPr>
  </w:style>
  <w:style w:type="table" w:customStyle="1" w:styleId="a2">
    <w:basedOn w:val="TableNormal0"/>
    <w:tblPr>
      <w:tblStyleRowBandSize w:val="1"/>
      <w:tblStyleColBandSize w:val="1"/>
      <w:tblCellMar>
        <w:left w:w="10" w:type="dxa"/>
        <w:right w:w="10" w:type="dxa"/>
      </w:tblCellMar>
    </w:tblPr>
  </w:style>
  <w:style w:type="paragraph" w:styleId="PargrafodaLista">
    <w:name w:val="List Paragraph"/>
    <w:basedOn w:val="Normal"/>
    <w:uiPriority w:val="34"/>
    <w:qFormat/>
    <w:rsid w:val="003268CE"/>
    <w:pPr>
      <w:ind w:left="720"/>
      <w:contextualSpacing/>
    </w:pPr>
  </w:style>
  <w:style w:type="character" w:customStyle="1" w:styleId="fontstyle01">
    <w:name w:val="fontstyle01"/>
    <w:basedOn w:val="Fontepargpadro"/>
    <w:rsid w:val="009766E6"/>
    <w:rPr>
      <w:rFonts w:ascii="Times-Roman" w:hAnsi="Times-Roman" w:hint="default"/>
      <w:b w:val="0"/>
      <w:bCs w:val="0"/>
      <w:i w:val="0"/>
      <w:iCs w:val="0"/>
      <w:color w:val="000000"/>
      <w:sz w:val="20"/>
      <w:szCs w:val="20"/>
    </w:rPr>
  </w:style>
  <w:style w:type="paragraph" w:styleId="Reviso">
    <w:name w:val="Revision"/>
    <w:hidden/>
    <w:uiPriority w:val="99"/>
    <w:semiHidden/>
    <w:rsid w:val="00A11F0E"/>
    <w:pPr>
      <w:widowControl/>
    </w:pPr>
  </w:style>
  <w:style w:type="character" w:styleId="Refdecomentrio">
    <w:name w:val="annotation reference"/>
    <w:basedOn w:val="Fontepargpadro"/>
    <w:uiPriority w:val="99"/>
    <w:semiHidden/>
    <w:unhideWhenUsed/>
    <w:rsid w:val="00A11F0E"/>
    <w:rPr>
      <w:sz w:val="16"/>
      <w:szCs w:val="16"/>
    </w:rPr>
  </w:style>
  <w:style w:type="paragraph" w:styleId="Textodecomentrio">
    <w:name w:val="annotation text"/>
    <w:basedOn w:val="Normal"/>
    <w:link w:val="TextodecomentrioChar"/>
    <w:uiPriority w:val="99"/>
    <w:unhideWhenUsed/>
    <w:rsid w:val="00A11F0E"/>
  </w:style>
  <w:style w:type="character" w:customStyle="1" w:styleId="TextodecomentrioChar">
    <w:name w:val="Texto de comentário Char"/>
    <w:basedOn w:val="Fontepargpadro"/>
    <w:link w:val="Textodecomentrio"/>
    <w:uiPriority w:val="99"/>
    <w:rsid w:val="00A11F0E"/>
  </w:style>
  <w:style w:type="paragraph" w:styleId="Assuntodocomentrio">
    <w:name w:val="annotation subject"/>
    <w:basedOn w:val="Textodecomentrio"/>
    <w:next w:val="Textodecomentrio"/>
    <w:link w:val="AssuntodocomentrioChar"/>
    <w:uiPriority w:val="99"/>
    <w:semiHidden/>
    <w:unhideWhenUsed/>
    <w:rsid w:val="00A11F0E"/>
    <w:rPr>
      <w:b/>
      <w:bCs/>
    </w:rPr>
  </w:style>
  <w:style w:type="character" w:customStyle="1" w:styleId="AssuntodocomentrioChar">
    <w:name w:val="Assunto do comentário Char"/>
    <w:basedOn w:val="TextodecomentrioChar"/>
    <w:link w:val="Assuntodocomentrio"/>
    <w:uiPriority w:val="99"/>
    <w:semiHidden/>
    <w:rsid w:val="00A11F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1lfYz1WB6oAQ7WuF3TEWn63yBw==">CgMxLjAyDmgucGp4amJvaWhsbDJmMg5oLjN0cm02aTduaHI5dzIOaC5ibmtyMG9uandudDQ4AHIhMTRyb2FhTm9tOEJpSkVVQUMwNkV4LXppb05QSUNtTE5j</go:docsCustomData>
</go:gDocsCustomXmlDataStorage>
</file>

<file path=customXml/itemProps1.xml><?xml version="1.0" encoding="utf-8"?>
<ds:datastoreItem xmlns:ds="http://schemas.openxmlformats.org/officeDocument/2006/customXml" ds:itemID="{96798D1C-B43E-4AB0-AB91-FD5A21D940F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1698</Words>
  <Characters>9175</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Rehder</cp:lastModifiedBy>
  <cp:revision>4</cp:revision>
  <dcterms:created xsi:type="dcterms:W3CDTF">2026-03-12T16:58:00Z</dcterms:created>
  <dcterms:modified xsi:type="dcterms:W3CDTF">2026-03-24T20:36:00Z</dcterms:modified>
</cp:coreProperties>
</file>